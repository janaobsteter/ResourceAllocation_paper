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w:t>
      </w:r>
      <w:del w:id="0" w:author="Unknown Author" w:date="2020-05-25T15:34:40Z">
        <w:r>
          <w:rPr/>
          <w:delText xml:space="preserve">Here we optimize investment in phenotyping and genotyping to enable genomic selection </w:delText>
        </w:r>
      </w:del>
      <w:del w:id="1" w:author="Unknown Author" w:date="2020-05-25T15:37:04Z">
        <w:r>
          <w:rPr/>
          <w:delText>in a case-study and provide suggestions for other dairy breeding programmes.</w:delText>
        </w:r>
      </w:del>
    </w:p>
    <w:p>
      <w:pPr>
        <w:pStyle w:val="Normal"/>
        <w:rPr/>
      </w:pPr>
      <w:ins w:id="2" w:author="Unknown Author" w:date="2020-05-25T15:34:19Z">
        <w:r>
          <w:rPr>
            <w:b/>
            <w:bCs/>
          </w:rPr>
          <w:t>Methods</w:t>
        </w:r>
      </w:ins>
      <w:del w:id="3" w:author="Unknown Author" w:date="2020-05-25T15:34:19Z">
        <w:r>
          <w:rPr>
            <w:b/>
            <w:bCs/>
          </w:rPr>
          <w:delText>Results</w:delText>
        </w:r>
      </w:del>
      <w:r>
        <w:rPr>
          <w:bCs/>
        </w:rPr>
        <w:t>:</w:t>
      </w:r>
      <w:r>
        <w:rPr>
          <w:rPrChange w:id="0" w:author="Unknown Author" w:date="2020-05-25T15:35:36Z"/>
        </w:rPr>
        <w:t xml:space="preserve"> </w:t>
      </w:r>
      <w:ins w:id="5" w:author="Unknown Author" w:date="2020-05-25T15:35:28Z">
        <w:r>
          <w:rPr/>
          <w:t xml:space="preserve">The aim of this study was to evaluate the potential of maximizing genetic gain by optimizing investment into phenotyping and genotyping in </w:t>
        </w:r>
      </w:ins>
      <w:ins w:id="6" w:author="Unknown Author" w:date="2020-05-25T15:37:06Z">
        <w:r>
          <w:rPr/>
          <w:t>in a case-study and to provide suggestions for other dairy breeding programmes.</w:t>
        </w:r>
      </w:ins>
      <w:ins w:id="7" w:author="Unknown Author" w:date="2020-05-25T15:34:42Z">
        <w:r>
          <w:rPr/>
          <w:t xml:space="preserve"> </w:t>
        </w:r>
      </w:ins>
      <w:r>
        <w:rPr/>
        <w:t xml:space="preserve">We simulated a case-study of a small dairy population with a number of </w:t>
      </w:r>
      <w:del w:id="8" w:author="Unknown Author" w:date="2020-05-25T15:27:12Z">
        <w:r>
          <w:rPr/>
          <w:delText>equal costs</w:delText>
        </w:r>
      </w:del>
      <w:r>
        <w:rPr/>
        <w:t xml:space="preserve"> scenarios</w:t>
      </w:r>
      <w:ins w:id="9" w:author="Unknown Author" w:date="2020-05-25T15:27:25Z">
        <w:r>
          <w:rPr/>
          <w:t xml:space="preserve"> with equal amount of available resources</w:t>
        </w:r>
      </w:ins>
      <w:r>
        <w:rPr/>
        <w:t>. The conventional progeny testing scenario had 11 phenotype records per lactation. In genomic scenarios, we reduced phenotyping</w:t>
      </w:r>
      <w:ins w:id="10" w:author="Unknown Author" w:date="2020-05-25T15:37:32Z">
        <w:r>
          <w:rPr/>
          <w:t xml:space="preserve"> to collect</w:t>
        </w:r>
      </w:ins>
      <w:r>
        <w:rPr/>
        <w:t xml:space="preserve"> </w:t>
      </w:r>
      <w:del w:id="11" w:author="Unknown Author" w:date="2020-05-25T15:37:35Z">
        <w:r>
          <w:rPr/>
          <w:delText xml:space="preserve">from </w:delText>
        </w:r>
      </w:del>
      <w:ins w:id="12" w:author="Unknown Author" w:date="2020-05-25T15:37:35Z">
        <w:r>
          <w:rPr/>
          <w:t xml:space="preserve">between </w:t>
        </w:r>
      </w:ins>
      <w:r>
        <w:rPr/>
        <w:t xml:space="preserve">10 </w:t>
      </w:r>
      <w:del w:id="13" w:author="Unknown Author" w:date="2020-05-25T15:37:39Z">
        <w:r>
          <w:rPr/>
          <w:delText>to</w:delText>
        </w:r>
      </w:del>
      <w:ins w:id="14" w:author="Unknown Author" w:date="2020-05-25T15:37:39Z">
        <w:r>
          <w:rPr/>
          <w:t>and</w:t>
        </w:r>
      </w:ins>
      <w:r>
        <w:rPr/>
        <w:t xml:space="preserve"> 1 record per lactation and invested the saved resources into genotyping. We tested these scenarios in settings with or without initial training population for genomic selection. </w:t>
      </w:r>
    </w:p>
    <w:p>
      <w:pPr>
        <w:pStyle w:val="Normal"/>
        <w:rPr/>
      </w:pPr>
      <w:ins w:id="15" w:author="Unknown Author" w:date="2020-05-25T15:37:45Z">
        <w:r>
          <w:rPr>
            <w:b/>
            <w:bCs/>
          </w:rPr>
          <w:t xml:space="preserve">Results: </w:t>
        </w:r>
      </w:ins>
      <w:ins w:id="16" w:author="Unknown Author" w:date="2020-05-25T15:18:58Z">
        <w:r>
          <w:rPr/>
          <w:t>R</w:t>
        </w:r>
      </w:ins>
      <w:del w:id="17" w:author="Unknown Author" w:date="2020-05-25T15:18:58Z">
        <w:r>
          <w:rPr/>
          <w:delText>The results show that r</w:delText>
        </w:r>
      </w:del>
      <w:r>
        <w:rPr/>
        <w:t>eallocating a part of phenotyping resources to genotyping increase</w:t>
      </w:r>
      <w:ins w:id="18" w:author="Unknown Author" w:date="2020-05-25T15:18:52Z">
        <w:r>
          <w:rPr/>
          <w:t>d</w:t>
        </w:r>
      </w:ins>
      <w:del w:id="19" w:author="Unknown Author" w:date="2020-05-25T15:18:52Z">
        <w:r>
          <w:rPr/>
          <w:delText>s</w:delText>
        </w:r>
      </w:del>
      <w:r>
        <w:rPr/>
        <w:t xml:space="preserve"> genetic gain compared to the conventional scenario regardless of the amount and relative cost of phenotyping, and the availability of initial training population. We further increased the genetic gain by increasing investment in genotyping, despite reduced phenotyping, </w:t>
      </w:r>
      <w:ins w:id="20" w:author="Unknown Author" w:date="2020-05-25T18:30:07Z">
        <w:r>
          <w:rPr/>
          <w:t xml:space="preserve">with </w:t>
        </w:r>
      </w:ins>
      <w:ins w:id="21" w:author="Unknown Author" w:date="2020-05-25T18:25:54Z">
        <w:r>
          <w:rPr/>
          <w:t xml:space="preserve"> high</w:t>
          <w:noBreakHyphen/>
          <w:t xml:space="preserve">genotyping scenarios not even using the total resources available. </w:t>
        </w:r>
      </w:ins>
      <w:del w:id="22" w:author="Unknown Author" w:date="2020-05-25T18:26:03Z">
        <w:r>
          <w:rPr/>
          <w:delText>.</w:delText>
        </w:r>
      </w:del>
      <w:ins w:id="23" w:author="Unknown Author" w:date="2020-05-25T15:52:05Z">
        <w:r>
          <w:rPr/>
          <w:t xml:space="preserve">Compared to the conventional scenario, genomic scenarios also increased </w:t>
        </w:r>
      </w:ins>
      <w:ins w:id="24" w:author="Unknown Author" w:date="2020-05-25T15:52:05Z">
        <w:commentRangeStart w:id="1"/>
        <w:r>
          <w:rPr/>
          <w:t>accuracy for young</w:t>
        </w:r>
      </w:ins>
      <w:r>
        <w:rPr/>
      </w:r>
      <w:ins w:id="25" w:author="Unknown Author" w:date="2020-05-25T15:52:05Z">
        <w:commentRangeEnd w:id="1"/>
        <w:r>
          <w:commentReference w:id="1"/>
        </w:r>
        <w:r>
          <w:rPr/>
          <w:t xml:space="preserve"> non</w:t>
          <w:noBreakHyphen/>
          <w:t>phenotyped male and female candidates, and dams.</w:t>
        </w:r>
      </w:ins>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on the male side,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(10,000 cows in total). Collecting 10 phenotype records per daughter gives the accuracy of 0.98 for progeny tested bulls, 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26" w:author="Unknown Author" w:date="2020-05-06T13:43:00Z">
        <w:r>
          <w:rPr/>
          <w:delText xml:space="preserve"> </w:delText>
        </w:r>
      </w:del>
      <w:r>
        <w:rPr/>
        <w:t xml:space="preserve"> increases accuracy for bulls to 0.99 in all cases and respectively decreases accuracy for </w:t>
      </w:r>
      <w:del w:id="27" w:author="Unknown Author" w:date="2020-05-06T13:44:00Z">
        <w:r>
          <w:rPr/>
          <w:delText xml:space="preserve"> </w:delText>
        </w:r>
      </w:del>
      <w:commentRangeStart w:id="3"/>
      <w:r>
        <w:rPr/>
        <w:commentReference w:id="2"/>
      </w:r>
      <w:r>
        <w:rPr/>
      </w:r>
      <w:commentRangeEnd w:id="3"/>
      <w:r>
        <w:commentReference w:id="3"/>
      </w:r>
      <w:r>
        <w:rPr/>
        <w:commentReference w:id="4"/>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KGzl4mCEcDo41"/>
      <w:bookmarkStart w:id="3" w:name="ZOTERO_BREF_ZHPw6lgZ82GC1"/>
      <w:bookmarkStart w:id="4" w:name="ZOTERO_BREF_ZHPw6lgZ82GC"/>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 xml:space="preserve">of phenotype for training population of 0.78 and genomic prediction accuracy of 0.66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 0.40, and genomic prediction accuracy to 0.63, 0.58, or </w:t>
      </w:r>
      <w:r>
        <w:rPr/>
        <w:commentReference w:id="5"/>
      </w:r>
      <w:r>
        <w:rPr/>
        <w:t>0.54.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ins w:id="28" w:author="Unknown Author" w:date="2020-05-25T18:43:42Z">
        <w:r>
          <w:rPr/>
          <w:t xml:space="preserve"> Previous studies also explored the </w:t>
        </w:r>
      </w:ins>
      <w:ins w:id="29" w:author="Unknown Author" w:date="2020-05-25T18:50:57Z">
        <w:r>
          <w:rPr/>
          <w:t>value</w:t>
        </w:r>
      </w:ins>
      <w:ins w:id="30" w:author="Unknown Author" w:date="2020-05-25T18:46:22Z">
        <w:r>
          <w:rPr/>
          <w:t xml:space="preserve"> of adding a record to the training population when a number</w:t>
        </w:r>
      </w:ins>
      <w:ins w:id="31" w:author="Unknown Author" w:date="2020-05-25T18:47:43Z">
        <w:r>
          <w:rPr/>
          <w:t xml:space="preserve"> of records is already available</w:t>
        </w:r>
      </w:ins>
      <w:ins w:id="32" w:author="Unknown Author" w:date="2020-05-25T18:44:07Z">
        <w:r>
          <w:rPr/>
          <w:t xml:space="preserve"> </w:t>
        </w:r>
      </w:ins>
      <w:ins w:id="33" w:author="Unknown Author" w:date="2020-05-25T18:44:07Z">
        <w:r>
          <w:rPr>
            <w:highlight w:val="yellow"/>
          </w:rPr>
          <w:t>(Bijma, Gonzales-Recio)</w:t>
        </w:r>
      </w:ins>
      <w:ins w:id="34" w:author="Unknown Author" w:date="2020-05-25T18:44:07Z">
        <w:r>
          <w:rPr/>
          <w:t>. They concluded,</w:t>
        </w:r>
      </w:ins>
      <w:ins w:id="35" w:author="Unknown Author" w:date="2020-05-25T18:45:00Z">
        <w:r>
          <w:rPr/>
          <w:t xml:space="preserve"> that phenotype is the most valuable when the number of records is small and that the number of records in the training population has diminishing return relationship with accuracy and geneti</w:t>
        </w:r>
      </w:ins>
      <w:ins w:id="36" w:author="Unknown Author" w:date="2020-05-25T18:46:00Z">
        <w:r>
          <w:rPr/>
          <w:t>c gain.</w:t>
        </w:r>
      </w:ins>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0.76, 0.85, or 0.89.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37"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w:t>
      </w:r>
      <w:del w:id="38" w:author="Unknown Author" w:date="2020-05-25T12:27:32Z">
        <w:r>
          <w:rPr/>
          <w:delText>under equal cost</w:delText>
        </w:r>
      </w:del>
      <w:ins w:id="39" w:author="Unknown Author" w:date="2020-05-25T12:27:32Z">
        <w:r>
          <w:rPr/>
          <w:t>with equal amount of resources available</w:t>
        </w:r>
      </w:ins>
      <w:r>
        <w:rPr/>
        <w: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xml:space="preserve">. We evaluated 36 genomic scenarios against the conventional scenario, all with equal </w:t>
      </w:r>
      <w:del w:id="40" w:author="Unknown Author" w:date="2020-05-25T15:27:40Z">
        <w:r>
          <w:rPr>
            <w:highlight w:val="white"/>
          </w:rPr>
          <w:delText>costs</w:delText>
        </w:r>
      </w:del>
      <w:ins w:id="41" w:author="Unknown Author" w:date="2020-05-25T15:27:40Z">
        <w:r>
          <w:rPr>
            <w:highlight w:val="white"/>
          </w:rPr>
          <w:t>amount of available resources</w:t>
        </w:r>
      </w:ins>
      <w:r>
        <w:rPr>
          <w:highlight w:val="white"/>
        </w:rPr>
        <w:t>,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w:t>
      </w:r>
      <w:ins w:id="42" w:author="Unknown Author" w:date="2020-05-25T12:28:07Z">
        <w:r>
          <w:rPr/>
          <w:t>amount of available resources</w:t>
        </w:r>
      </w:ins>
      <w:del w:id="43" w:author="Unknown Author" w:date="2020-05-25T12:28:07Z">
        <w:r>
          <w:rPr/>
          <w:delText>costs</w:delText>
        </w:r>
      </w:del>
      <w:r>
        <w:rPr/>
        <w:t>.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obtaining the data.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44"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 we did not reallocate the excess of resources to male genotyping.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Table 1. Number of genotyped animals per year by scenario and relative cost of phenotyping to genotyping.</w:t>
      </w:r>
    </w:p>
    <w:tbl>
      <w:tblPr>
        <w:tblW w:w="9552"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649"/>
        <w:gridCol w:w="1307"/>
        <w:gridCol w:w="1307"/>
        <w:gridCol w:w="1305"/>
        <w:gridCol w:w="1307"/>
        <w:gridCol w:w="1307"/>
        <w:gridCol w:w="1313"/>
        <w:gridCol w:w="4"/>
        <w:gridCol w:w="51"/>
      </w:tblGrid>
      <w:tr>
        <w:trPr>
          <w:cantSplit w:val="true"/>
        </w:trPr>
        <w:tc>
          <w:tcPr>
            <w:tcW w:w="1649"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50" w:type="dxa"/>
            <w:gridSpan w:val="7"/>
            <w:tcBorders>
              <w:top w:val="single" w:sz="8" w:space="0" w:color="000000"/>
              <w:bottom w:val="single" w:sz="2" w:space="0" w:color="000000"/>
              <w:insideH w:val="single" w:sz="2" w:space="0" w:color="000000"/>
            </w:tcBorders>
            <w:shd w:fill="auto" w:val="clear"/>
          </w:tcPr>
          <w:p>
            <w:pPr>
              <w:pStyle w:val="TableContents"/>
              <w:spacing w:lineRule="auto" w:line="276" w:before="86" w:after="58"/>
              <w:jc w:val="center"/>
              <w:rPr/>
            </w:pPr>
            <w:r>
              <w:rPr/>
              <w:t>Scenario</w:t>
            </w:r>
          </w:p>
        </w:tc>
        <w:tc>
          <w:tcPr>
            <w:tcW w:w="51"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49"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5"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8" w:type="dxa"/>
            <w:gridSpan w:val="3"/>
            <w:tcBorders>
              <w:bottom w:val="single" w:sz="2" w:space="0" w:color="000000"/>
              <w:right w:val="single" w:sz="2" w:space="0" w:color="000000"/>
              <w:insideH w:val="single" w:sz="2" w:space="0" w:color="000000"/>
              <w:insideV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49"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shd w:color="auto" w:fill="FFFFFF" w:val="clear"/>
            <w:vAlign w:val="center"/>
          </w:tcPr>
          <w:p>
            <w:pPr>
              <w:pStyle w:val="TableContents"/>
              <w:spacing w:lineRule="auto" w:line="276" w:before="86" w:after="58"/>
              <w:rPr/>
            </w:pPr>
            <w:r>
              <w:rPr/>
              <w:t>$P:$G = 1:1</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5"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bottom w:val="single" w:sz="8" w:space="0" w:color="000000"/>
              <w:insideH w:val="single" w:sz="8" w:space="0" w:color="000000"/>
            </w:tcBorders>
            <w:shd w:color="auto" w:fill="FFFFFF" w:val="clear"/>
            <w:vAlign w:val="center"/>
          </w:tcPr>
          <w:p>
            <w:pPr>
              <w:pStyle w:val="TableContents"/>
              <w:spacing w:lineRule="auto" w:line="276" w:before="86" w:after="58"/>
              <w:rPr/>
            </w:pPr>
            <w:r>
              <w:rPr/>
              <w:t>$P:$G = 2:1</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5"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5" w:type="dxa"/>
            <w:gridSpan w:val="2"/>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r>
        <w:rPr>
          <w:highlight w:val="white"/>
        </w:rPr>
        <w:t xml:space="preserve">All scenarios </w:t>
      </w:r>
      <w:ins w:id="45" w:author="Unknown Author" w:date="2020-05-25T12:29:47Z">
        <w:r>
          <w:rPr>
            <w:highlight w:val="white"/>
          </w:rPr>
          <w:t>operated with equal amount of</w:t>
        </w:r>
      </w:ins>
      <w:ins w:id="46" w:author="Unknown Author" w:date="2020-05-25T12:30:00Z">
        <w:r>
          <w:rPr>
            <w:highlight w:val="white"/>
          </w:rPr>
          <w:t xml:space="preserve"> available resources</w:t>
        </w:r>
      </w:ins>
      <w:del w:id="47" w:author="Unknown Author" w:date="2020-05-25T12:29:47Z">
        <w:r>
          <w:rPr>
            <w:highlight w:val="white"/>
          </w:rPr>
          <w:delText>had equal costs</w:delText>
        </w:r>
      </w:del>
      <w:ins w:id="48" w:author="Unknown Author" w:date="2020-05-25T12:30:15Z">
        <w:r>
          <w:rPr>
            <w:highlight w:val="white"/>
          </w:rPr>
          <w:t>. We</w:t>
        </w:r>
      </w:ins>
      <w:del w:id="49" w:author="Unknown Author" w:date="2020-05-25T12:30:15Z">
        <w:r>
          <w:rPr>
            <w:highlight w:val="white"/>
          </w:rPr>
          <w:delText xml:space="preserve"> </w:delText>
        </w:r>
      </w:del>
      <w:r>
        <w:rPr/>
        <w:commentReference w:id="6"/>
      </w:r>
      <w:del w:id="50" w:author="Unknown Author" w:date="2020-05-25T12:30:15Z">
        <w:r>
          <w:rPr>
            <w:highlight w:val="white"/>
          </w:rPr>
          <w:delText>and we</w:delText>
        </w:r>
      </w:del>
      <w:r>
        <w:rPr>
          <w:highlight w:val="white"/>
        </w:rPr>
        <w:t xml:space="preserve"> compared </w:t>
      </w:r>
      <w:del w:id="51" w:author="Unknown Author" w:date="2020-05-25T18:32:08Z">
        <w:r>
          <w:rPr>
            <w:highlight w:val="white"/>
          </w:rPr>
          <w:delText>them</w:delText>
        </w:r>
      </w:del>
      <w:ins w:id="52" w:author="Unknown Author" w:date="2020-05-25T18:32:08Z">
        <w:r>
          <w:rPr>
            <w:highlight w:val="white"/>
          </w:rPr>
          <w:t>the scenarios</w:t>
        </w:r>
      </w:ins>
      <w:r>
        <w:rPr>
          <w:highlight w:val="white"/>
        </w:rPr>
        <w:t xml:space="preserve"> based on their </w:t>
      </w:r>
      <w:ins w:id="53" w:author="Unknown Author" w:date="2020-05-06T10:43:00Z">
        <w:r>
          <w:rPr>
            <w:highlight w:val="white"/>
          </w:rPr>
          <w:t xml:space="preserve">final </w:t>
        </w:r>
      </w:ins>
      <w:r>
        <w:rPr>
          <w:highlight w:val="white"/>
        </w:rPr>
        <w:t>genetic gain</w:t>
      </w:r>
      <w:del w:id="54" w:author="Unknown Author" w:date="2020-05-25T18:32:45Z">
        <w:r>
          <w:rPr>
            <w:highlight w:val="white"/>
          </w:rPr>
          <w:delText xml:space="preserve"> per year</w:delText>
        </w:r>
      </w:del>
      <w:r>
        <w:rPr>
          <w:highlight w:val="white"/>
        </w:rPr>
        <w:t xml:space="preserve">, which indicated return </w:t>
      </w:r>
      <w:ins w:id="55" w:author="Unknown Author" w:date="2020-05-25T18:32:52Z">
        <w:r>
          <w:rPr>
            <w:highlight w:val="white"/>
          </w:rPr>
          <w:t xml:space="preserve">on </w:t>
        </w:r>
      </w:ins>
      <w:del w:id="56" w:author="Unknown Author" w:date="2020-05-25T18:32:51Z">
        <w:r>
          <w:rPr>
            <w:highlight w:val="white"/>
          </w:rPr>
          <w:delText xml:space="preserve">for the same level of </w:delText>
        </w:r>
      </w:del>
      <w:r>
        <w:rPr>
          <w:highlight w:val="white"/>
        </w:rPr>
        <w:t>investment</w:t>
      </w:r>
      <w:del w:id="57" w:author="Unknown Author" w:date="2020-05-25T18:33:01Z">
        <w:r>
          <w:rPr>
            <w:highlight w:val="white"/>
          </w:rPr>
          <w:delText>.</w:delText>
        </w:r>
      </w:del>
      <w:ins w:id="58" w:author="Unknown Author" w:date="2020-05-25T18:33:01Z">
        <w:r>
          <w:rPr>
            <w:highlight w:val="white"/>
          </w:rPr>
          <w:t>,</w:t>
        </w:r>
      </w:ins>
      <w:del w:id="59" w:author="Unknown Author" w:date="2020-05-25T18:33:04Z">
        <w:r>
          <w:rPr>
            <w:highlight w:val="white"/>
          </w:rPr>
          <w:delText xml:space="preserve"> </w:delText>
        </w:r>
      </w:del>
      <w:del w:id="60" w:author="Unknown Author" w:date="2020-05-25T12:39:41Z">
        <w:r>
          <w:rPr>
            <w:highlight w:val="white"/>
          </w:rPr>
          <w:delText>We also compared the scenarios on</w:delText>
        </w:r>
      </w:del>
      <w:ins w:id="61" w:author="Unknown Author" w:date="2020-05-25T12:39:35Z">
        <w:r>
          <w:rPr>
            <w:highlight w:val="white"/>
          </w:rPr>
          <w:t xml:space="preserve"> and</w:t>
        </w:r>
      </w:ins>
      <w:r>
        <w:rPr>
          <w:highlight w:val="white"/>
        </w:rPr>
        <w:t xml:space="preserve">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62" w:author="Unknown Author" w:date="2020-03-24T13:59:00Z">
        <w:r>
          <w:rPr>
            <w:highlight w:val="white"/>
          </w:rPr>
          <w:t xml:space="preserve"> </w:t>
        </w:r>
      </w:ins>
      <w:ins w:id="63" w:author="Unknown Author" w:date="2020-03-24T13:59:00Z">
        <w:commentRangeStart w:id="7"/>
        <w:r>
          <w:rPr>
            <w:highlight w:val="white"/>
          </w:rPr>
          <w:t>of the evaluation years</w:t>
        </w:r>
      </w:ins>
      <w:r>
        <w:rPr>
          <w:highlight w:val="white"/>
        </w:rPr>
      </w:r>
      <w:commentRangeEnd w:id="7"/>
      <w:r>
        <w:commentReference w:id="7"/>
      </w:r>
      <w:r>
        <w:rPr/>
        <w:commentReference w:id="8"/>
      </w:r>
      <w:r>
        <w:rPr>
          <w:highlight w:val="white"/>
        </w:rPr>
        <w:t>.</w:t>
      </w:r>
      <w:ins w:id="64"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 xml:space="preserve">phenotyped); and iv) dams (all active phenotyped cows and bull dams). We repeated simulation of the base population and each scenario 10 times and summarised </w:t>
      </w:r>
      <w:del w:id="65" w:author="Unknown Author" w:date="2020-05-25T12:40:21Z">
        <w:r>
          <w:rPr>
            <w:highlight w:val="white"/>
          </w:rPr>
          <w:delText>results</w:delText>
        </w:r>
      </w:del>
      <w:ins w:id="66" w:author="Unknown Author" w:date="2020-05-25T12:40:21Z">
        <w:r>
          <w:rPr>
            <w:highlight w:val="white"/>
          </w:rPr>
          <w:t>means and standard deviations</w:t>
        </w:r>
      </w:ins>
      <w:r>
        <w:rPr>
          <w:highlight w:val="white"/>
        </w:rPr>
        <w:t xml:space="preserve"> across the replicates.</w:t>
      </w:r>
      <w:ins w:id="67" w:author="Unknown Author" w:date="2020-05-25T12:40:31Z">
        <w:r>
          <w:rPr>
            <w:highlight w:val="white"/>
          </w:rPr>
          <w:t xml:space="preserve"> We used</w:t>
        </w:r>
      </w:ins>
      <w:ins w:id="68" w:author="Unknown Author" w:date="2020-05-25T13:42:35Z">
        <w:r>
          <w:rPr>
            <w:highlight w:val="white"/>
          </w:rPr>
          <w:t xml:space="preserve"> </w:t>
        </w:r>
      </w:ins>
      <w:ins w:id="69" w:author="Unknown Author" w:date="2020-05-25T12:44:48Z">
        <w:r>
          <w:rPr>
            <w:highlight w:val="white"/>
          </w:rPr>
          <w:t>Tukey</w:t>
        </w:r>
      </w:ins>
      <w:ins w:id="70" w:author="Unknown Author" w:date="2020-05-25T13:42:37Z">
        <w:r>
          <w:rPr>
            <w:highlight w:val="white"/>
          </w:rPr>
          <w:t>’s</w:t>
        </w:r>
      </w:ins>
      <w:ins w:id="71" w:author="Unknown Author" w:date="2020-05-25T13:22:06Z">
        <w:r>
          <w:rPr>
            <w:highlight w:val="white"/>
          </w:rPr>
          <w:t xml:space="preserve"> multiple comparison test</w:t>
        </w:r>
      </w:ins>
      <w:ins w:id="72" w:author="Unknown Author" w:date="2020-05-25T13:29:03Z">
        <w:r>
          <w:rPr>
            <w:highlight w:val="white"/>
          </w:rPr>
          <w:t xml:space="preserve"> to test the significance of the difference between marginal means for the number of records per lactations and the relative price of phenotyping to genotyping.</w:t>
        </w:r>
      </w:ins>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insideH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insideH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insideH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hd w:val="clear" w:fill="EEEEEE"/>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insideH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w:t>
      </w:r>
      <w:ins w:id="73" w:author="Unknown Author" w:date="2020-05-25T14:12:59Z">
        <w:r>
          <w:rPr/>
          <w:t>The s</w:t>
        </w:r>
      </w:ins>
      <w:ins w:id="74" w:author="Unknown Author" w:date="2020-05-25T14:13:00Z">
        <w:r>
          <w:rPr/>
          <w:t xml:space="preserve">cenarios in grey cells did not spend all available resources. </w:t>
        </w:r>
      </w:ins>
      <w:r>
        <w:rPr/>
        <w:t xml:space="preserve">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S2. Intensity of sire selection by scenario and relative cost of phenotyping to genotyping.</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409"/>
        <w:gridCol w:w="2410"/>
        <w:gridCol w:w="2409"/>
        <w:gridCol w:w="2409"/>
      </w:tblGrid>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r>
              <w:rPr/>
              <w:commentReference w:id="9"/>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0.80</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1.32</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1.71</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1.76</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2.06</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1.99</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2.27</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2.40</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2.86</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2.70</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2.93</w:t>
            </w:r>
          </w:p>
        </w:tc>
        <w:tc>
          <w:tcPr>
            <w:tcW w:w="2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ins w:id="75" w:author="Unknown Author" w:date="2020-05-25T13:45:52Z">
        <w:r>
          <w:rPr>
            <w:rFonts w:eastAsia="Wingdings"/>
            <w:color w:val="000000"/>
          </w:rPr>
          <w:t xml:space="preserve">With the same amount of available resources, </w:t>
        </w:r>
      </w:ins>
      <w:del w:id="76" w:author="Unknown Author" w:date="2020-05-25T13:45:59Z">
        <w:r>
          <w:rPr>
            <w:rFonts w:eastAsia="Wingdings"/>
            <w:color w:val="000000"/>
          </w:rPr>
          <w:delText>G</w:delText>
        </w:r>
      </w:del>
      <w:ins w:id="77" w:author="Unknown Author" w:date="2020-05-25T13:45:59Z">
        <w:r>
          <w:rPr>
            <w:rFonts w:eastAsia="Wingdings"/>
            <w:color w:val="000000"/>
          </w:rPr>
          <w:t>g</w:t>
        </w:r>
      </w:ins>
      <w:r>
        <w:rPr/>
        <w:t>enomic scenarios with an initial training population increased the genetic gain of the conventional scenario between 79% and 143%</w:t>
      </w:r>
      <w:del w:id="78" w:author="Unknown Author" w:date="2020-05-25T13:46:03Z">
        <w:r>
          <w:rPr/>
          <w:delText xml:space="preserve"> for the same level of investment</w:delText>
        </w:r>
      </w:del>
      <w:r>
        <w:rPr/>
        <w:t xml:space="preserve">. The genetic gain increased with the increasing investment in genotyping, despite reduced phenotyping. We show this in Figure 1 and Table S1 with genetic gain by scenario and by relative cost of phenotyping to genotyping with an initial training population. </w:t>
      </w:r>
      <w:ins w:id="79" w:author="Unknown Author" w:date="2020-05-25T14:41:39Z">
        <w:r>
          <w:rPr/>
          <w:t xml:space="preserve">We show the intensities of sire selection in Table S2. </w:t>
        </w:r>
      </w:ins>
      <w:r>
        <w:rPr/>
        <w:t xml:space="preserve">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0.80 to 1.71 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2.06 or 2.27,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pPr>
      <w:ins w:id="80" w:author="Unknown Author" w:date="2020-05-25T18:37:26Z">
        <w:r>
          <w:rPr/>
          <w:t>The</w:t>
        </w:r>
      </w:ins>
      <w:ins w:id="81" w:author="Unknown Author" w:date="2020-05-25T14:32:58Z">
        <w:r>
          <w:rPr/>
          <w:t xml:space="preserve"> high</w:t>
          <w:noBreakHyphen/>
          <w:t>genotyping scenarios achieved the observed genetic gain without using all available resources (marked grey in Table S1). In</w:t>
        </w:r>
      </w:ins>
      <w:ins w:id="82" w:author="Unknown Author" w:date="2020-05-25T14:33:00Z">
        <w:r>
          <w:rPr/>
          <w:t xml:space="preserve"> these scenarios the resources designated to genotyping females exceeded the cost of gen</w:t>
        </w:r>
      </w:ins>
      <w:ins w:id="83" w:author="Unknown Author" w:date="2020-05-25T14:34:00Z">
        <w:r>
          <w:rPr/>
          <w:t>otyping all females. This made additional savings</w:t>
        </w:r>
      </w:ins>
      <w:ins w:id="84" w:author="Unknown Author" w:date="2020-05-25T14:39:13Z">
        <w:r>
          <w:rPr/>
          <w:t xml:space="preserve"> of between 85 (42) and</w:t>
        </w:r>
      </w:ins>
      <w:ins w:id="85" w:author="Unknown Author" w:date="2020-05-25T14:40:00Z">
        <w:r>
          <w:rPr/>
          <w:t xml:space="preserve"> 11,900 (23,800) genotypes (phenotypes)</w:t>
        </w:r>
      </w:ins>
      <w:ins w:id="86" w:author="Unknown Author" w:date="2020-05-25T14:35:04Z">
        <w:r>
          <w:rPr/>
          <w:t>.</w:t>
        </w:r>
      </w:ins>
    </w:p>
    <w:p>
      <w:pPr>
        <w:pStyle w:val="Normal"/>
        <w:rPr/>
      </w:pPr>
      <w:ins w:id="87" w:author="Unknown Author" w:date="2020-05-25T16:12:37Z">
        <w:r>
          <w:rPr/>
          <w:t>In Figure 1 we also show the growth of the training population for genomi</w:t>
        </w:r>
      </w:ins>
      <w:ins w:id="88" w:author="Unknown Author" w:date="2020-05-25T16:13:00Z">
        <w:r>
          <w:rPr/>
          <w:t xml:space="preserve">c prediction. The training population started with a ~10,000 individuals and grew until reaching 25,000 individuals. However, the increase was not </w:t>
        </w:r>
      </w:ins>
      <w:ins w:id="89" w:author="Unknown Author" w:date="2020-05-25T16:14:41Z">
        <w:r>
          <w:rPr/>
          <w:t xml:space="preserve">linear throughout generations, since the procedure for choosing the training animal changed </w:t>
        </w:r>
      </w:ins>
      <w:ins w:id="90" w:author="Unknown Author" w:date="2020-05-25T16:16:36Z">
        <w:r>
          <w:rPr/>
          <w:t>when the size was</w:t>
        </w:r>
      </w:ins>
      <w:r>
        <w:rPr/>
        <w:commentReference w:id="10"/>
      </w:r>
      <w:ins w:id="91" w:author="Unknown Author" w:date="2020-05-25T16:16:36Z">
        <w:r>
          <w:rPr/>
          <w:t xml:space="preserve"> to exceed 25,000</w:t>
        </w:r>
      </w:ins>
      <w:ins w:id="92" w:author="Unknown Author" w:date="2020-05-25T16:22:00Z">
        <w:r>
          <w:rPr/>
          <w:t xml:space="preserve"> (only latest females and male candidates included).</w:t>
        </w:r>
      </w:ins>
    </w:p>
    <w:p>
      <w:pPr>
        <w:pStyle w:val="Normal"/>
        <w:rPr/>
      </w:pPr>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29" t="-41" r="-29" b="-41"/>
                    <a:stretch>
                      <a:fillRect/>
                    </a:stretch>
                  </pic:blipFill>
                  <pic:spPr bwMode="auto">
                    <a:xfrm>
                      <a:off x="0" y="0"/>
                      <a:ext cx="6120130" cy="4320540"/>
                    </a:xfrm>
                    <a:prstGeom prst="rect">
                      <a:avLst/>
                    </a:prstGeom>
                  </pic:spPr>
                </pic:pic>
              </a:graphicData>
            </a:graphic>
          </wp:inline>
        </w:drawing>
      </w:r>
      <w:r>
        <w:rPr/>
        <w:commentReference w:id="11"/>
      </w:r>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pPr>
      <w:r>
        <w:rPr>
          <w:b/>
          <w:bCs/>
          <w:color w:val="000000"/>
          <w:highlight w:val="white"/>
        </w:rPr>
        <w:t>Table S3 Selection accuracy by scenario, relative cost of genotyping, and the availability of initial training population (TP).</w:t>
      </w:r>
    </w:p>
    <w:tbl>
      <w:tblPr>
        <w:tblW w:w="9609"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130"/>
        <w:gridCol w:w="1401"/>
        <w:gridCol w:w="1401"/>
        <w:gridCol w:w="1401"/>
        <w:gridCol w:w="1"/>
        <w:gridCol w:w="1400"/>
        <w:gridCol w:w="1401"/>
        <w:gridCol w:w="1401"/>
        <w:gridCol w:w="2"/>
        <w:gridCol w:w="1"/>
        <w:gridCol w:w="68"/>
      </w:tblGrid>
      <w:tr>
        <w:trPr>
          <w:trHeight w:val="360" w:hRule="exact"/>
        </w:trPr>
        <w:tc>
          <w:tcPr>
            <w:tcW w:w="1130"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09" w:type="dxa"/>
            <w:gridSpan w:val="9"/>
            <w:tcBorders>
              <w:top w:val="single" w:sz="8" w:space="0" w:color="000000"/>
              <w:bottom w:val="single" w:sz="2" w:space="0" w:color="000000"/>
              <w:insideH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8"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0" w:type="dxa"/>
            <w:tcBorders/>
            <w:shd w:color="auto" w:fill="FFFFFF" w:val="clear"/>
            <w:vAlign w:val="center"/>
          </w:tcPr>
          <w:p>
            <w:pPr>
              <w:pStyle w:val="Normal"/>
              <w:snapToGrid w:val="false"/>
              <w:spacing w:before="0" w:after="240"/>
              <w:rPr/>
            </w:pPr>
            <w:r>
              <w:rPr/>
            </w:r>
          </w:p>
        </w:tc>
        <w:tc>
          <w:tcPr>
            <w:tcW w:w="4204" w:type="dxa"/>
            <w:gridSpan w:val="4"/>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4" w:type="dxa"/>
            <w:gridSpan w:val="4"/>
            <w:tcBorders>
              <w:left w:val="single" w:sz="4" w:space="0" w:color="000000"/>
              <w:bottom w:val="single" w:sz="2" w:space="0" w:color="000000"/>
              <w:insideH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69" w:type="dxa"/>
            <w:gridSpan w:val="2"/>
            <w:tcBorders/>
            <w:shd w:fill="auto" w:val="clear"/>
          </w:tcPr>
          <w:p>
            <w:pPr>
              <w:pStyle w:val="Normal"/>
              <w:snapToGrid w:val="false"/>
              <w:spacing w:before="0" w:after="240"/>
              <w:rPr/>
            </w:pPr>
            <w:r>
              <w:rPr/>
            </w:r>
          </w:p>
        </w:tc>
      </w:tr>
      <w:tr>
        <w:trPr>
          <w:trHeight w:val="786" w:hRule="exact"/>
          <w:cantSplit w:val="true"/>
        </w:trPr>
        <w:tc>
          <w:tcPr>
            <w:tcW w:w="1130" w:type="dxa"/>
            <w:tcBorders>
              <w:left w:val="single" w:sz="2" w:space="0" w:color="000000"/>
              <w:bottom w:val="single" w:sz="4" w:space="0" w:color="000000"/>
              <w:insideH w:val="single" w:sz="4" w:space="0" w:color="000000"/>
            </w:tcBorders>
            <w:shd w:color="auto" w:fill="FFFFFF" w:val="clear"/>
            <w:vAlign w:val="center"/>
          </w:tcPr>
          <w:p>
            <w:pPr>
              <w:pStyle w:val="Normal"/>
              <w:snapToGrid w:val="false"/>
              <w:spacing w:before="0" w:after="240"/>
              <w:rPr/>
            </w:pPr>
            <w:r>
              <w:rPr/>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gridSpan w:val="2"/>
            <w:tcBorders>
              <w:left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71" w:type="dxa"/>
            <w:gridSpan w:val="3"/>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11"/>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1"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2"/>
            <w:r>
              <w:rPr>
                <w:b/>
                <w:bCs/>
                <w:highlight w:val="white"/>
                <w:lang w:val="en-GB"/>
              </w:rPr>
              <w:t>Male candidates</w:t>
            </w:r>
            <w:commentRangeEnd w:id="12"/>
            <w:r>
              <w:commentReference w:id="12"/>
            </w:r>
            <w:r>
              <w:rPr>
                <w:b/>
                <w:bCs/>
                <w:highlight w:val="white"/>
                <w:lang w:val="en-GB"/>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11"/>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1"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1" w:type="dxa"/>
            <w:gridSpan w:val="3"/>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11"/>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1"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71" w:type="dxa"/>
            <w:gridSpan w:val="3"/>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11"/>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1"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71"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71"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gridSpan w:val="2"/>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71" w:type="dxa"/>
            <w:gridSpan w:val="3"/>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3"/>
      <w:r>
        <w:rPr/>
        <w:t>accuracy for young</w:t>
      </w:r>
      <w:r>
        <w:rPr/>
      </w:r>
      <w:commentRangeEnd w:id="13"/>
      <w:r>
        <w:commentReference w:id="13"/>
      </w:r>
      <w:r>
        <w:rPr/>
        <w:t xml:space="preserve"> non</w:t>
        <w:noBreakHyphen/>
        <w:t>phenotyped male and female candidates</w:t>
      </w:r>
      <w:r>
        <w:rPr/>
        <w:commentReference w:id="14"/>
      </w:r>
      <w:r>
        <w:rPr/>
        <w:t>, and dams, but decreased accuracy for sires. We show this in Figure 2 with the accuracy for male candidates, female candidates, sires, and dams with an initial training population and equal cost of phenotyping and genotyping. In Table S3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S3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93"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94"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15"/>
      </w:r>
      <w:ins w:id="95"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96"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97"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98" w:author="Unknown Author" w:date="2020-05-06T14:42:00Z">
        <w:r>
          <w:rPr/>
          <w:t>3</w:t>
        </w:r>
      </w:ins>
      <w:del w:id="99"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100" w:author="Unknown Author" w:date="2020-03-26T13:28:00Z">
        <w:r>
          <w:rPr/>
          <w:delText xml:space="preserve">  </w:delText>
        </w:r>
      </w:del>
      <w:ins w:id="101"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102" w:author="Unknown Author" w:date="2020-03-26T12:01:00Z">
        <w:r>
          <w:rPr>
            <w:rStyle w:val="CommentReference3"/>
            <w:rFonts w:eastAsia="Times New Roman"/>
            <w:sz w:val="24"/>
            <w:szCs w:val="24"/>
            <w:highlight w:val="yellow"/>
          </w:rPr>
          <w:t xml:space="preserve"> </w:t>
        </w:r>
      </w:ins>
      <w:ins w:id="103"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104" w:author="GORJANC Gregor" w:date="2020-03-23T18:01:00Z">
        <w:r>
          <w:rPr/>
          <w:t xml:space="preserve">Mention developments in </w:t>
        </w:r>
      </w:ins>
      <w:ins w:id="105" w:author="GORJANC Gregor" w:date="2020-03-23T18:02:00Z">
        <w:r>
          <w:rPr/>
          <w:t>the developing world (</w:t>
        </w:r>
      </w:ins>
      <w:ins w:id="106" w:author="GORJANC Gregor" w:date="2020-03-23T18:01:00Z">
        <w:r>
          <w:rPr/>
          <w:t>Africa</w:t>
        </w:r>
      </w:ins>
      <w:ins w:id="107" w:author="GORJANC Gregor" w:date="2020-03-23T18:02:00Z">
        <w:r>
          <w:rPr/>
          <w:t>) and cite Owen’s paper, maybe also Maria’s spatial paper and Ante’s EAAP abstract.</w:t>
        </w:r>
      </w:ins>
    </w:p>
    <w:p>
      <w:pPr>
        <w:pStyle w:val="Normal"/>
        <w:rPr/>
      </w:pPr>
      <w:ins w:id="108" w:author="GORJANC Gregor" w:date="2020-05-06T00:24:00Z">
        <w:r>
          <w:rPr/>
          <w:t>Milkin</w:t>
        </w:r>
      </w:ins>
      <w:ins w:id="109" w:author="GORJANC Gregor" w:date="2020-05-06T00:25:00Z">
        <w:r>
          <w:rPr/>
          <w:t>g</w:t>
        </w:r>
      </w:ins>
      <w:ins w:id="110" w:author="GORJANC Gregor" w:date="2020-05-06T00:24:00Z">
        <w:r>
          <w:rPr/>
          <w:t xml:space="preserve"> Robot</w:t>
        </w:r>
      </w:ins>
      <w:ins w:id="111" w:author="GORJANC Gregor" w:date="2020-05-06T00:25:00Z">
        <w:r>
          <w:rPr/>
          <w:t xml:space="preserve"> could change all of this!!</w:t>
        </w:r>
      </w:ins>
      <w:ins w:id="112" w:author="GORJANC Gregor" w:date="2020-05-06T00:24:00Z">
        <w:r>
          <w:rPr/>
          <w:t>!</w:t>
        </w:r>
      </w:ins>
    </w:p>
    <w:p>
      <w:pPr>
        <w:pStyle w:val="Heading2"/>
        <w:numPr>
          <w:ilvl w:val="1"/>
          <w:numId w:val="2"/>
        </w:numPr>
        <w:rPr/>
      </w:pPr>
      <w:ins w:id="113" w:author="GORJANC Gregor" w:date="2020-03-01T13:48:00Z">
        <w:r>
          <w:rPr/>
          <w:t xml:space="preserve">5 </w:t>
        </w:r>
      </w:ins>
      <w:ins w:id="114" w:author="GORJANC Gregor" w:date="2020-03-01T13:49:00Z">
        <w:r>
          <w:rPr/>
          <w:t>Implications</w:t>
        </w:r>
      </w:ins>
    </w:p>
    <w:p>
      <w:pPr>
        <w:pStyle w:val="Normal"/>
        <w:rPr/>
      </w:pPr>
      <w:ins w:id="115"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16"/>
      </w:r>
      <w:r>
        <w:rPr/>
        <w:commentReference w:id="17"/>
      </w:r>
      <w:ins w:id="116"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117" w:author="Unknown Author" w:date="2020-03-24T12:08:00Z">
        <w:r>
          <w:rPr>
            <w:rStyle w:val="CommentReference2"/>
            <w:sz w:val="24"/>
            <w:szCs w:val="24"/>
            <w:highlight w:val="lightGray"/>
          </w:rPr>
          <w:t>ncreasing the number of phenotypic records increases the accuracy in a diminishing manner</w:t>
        </w:r>
      </w:ins>
      <w:ins w:id="118"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119"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120" w:author="GORJANC Gregor" w:date="2020-03-01T13:49:00Z">
        <w:r>
          <w:rPr>
            <w:lang w:val="en-US"/>
          </w:rPr>
          <w:t>All phenotyped animals should be genotyped to increase the value of phenotype investments</w:t>
        </w:r>
      </w:ins>
      <w:ins w:id="121" w:author="GORJANC Gregor" w:date="2020-03-01T13:51:00Z">
        <w:r>
          <w:rPr>
            <w:lang w:val="en-US"/>
          </w:rPr>
          <w:t xml:space="preserve"> (a phenotype itself is useful for 1-3 generations with the pedigree model, but many more generations with the marke</w:t>
        </w:r>
      </w:ins>
      <w:ins w:id="122" w:author="GORJANC Gregor" w:date="2020-03-01T13:52:00Z">
        <w:r>
          <w:rPr>
            <w:lang w:val="en-US"/>
          </w:rPr>
          <w:t>r model</w:t>
        </w:r>
      </w:ins>
      <w:ins w:id="123" w:author="GORJANC Gregor" w:date="2020-03-01T13:49:00Z">
        <w:r>
          <w:rPr>
            <w:lang w:val="en-US"/>
          </w:rPr>
          <w:t xml:space="preserve"> – can we make some simple calculations to show this – based on Daetwyler formulas? Also, can we show the value for a farmer if he is </w:t>
        </w:r>
      </w:ins>
      <w:ins w:id="124"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125"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127" w:author="GORJANC Gregor" w:date="2020-02-28T14:03:00Z"/>
        </w:rPr>
      </w:pPr>
      <w:del w:id="126" w:author="GORJANC Gregor" w:date="2020-02-28T14:03:00Z">
        <w:r>
          <w:rPr/>
        </w:r>
      </w:del>
    </w:p>
    <w:p>
      <w:pPr>
        <w:pStyle w:val="Normal"/>
        <w:rPr/>
      </w:pPr>
      <w:ins w:id="128" w:author="GORJANC Gregor" w:date="2020-02-28T14:03:00Z">
        <w:r>
          <w:rPr>
            <w:highlight w:val="yellow"/>
          </w:rPr>
          <w:t>TODO</w:t>
        </w:r>
      </w:ins>
      <w:del w:id="129" w:author="GORJANC Gregor" w:date="2020-02-28T14:03:00Z">
        <w:r>
          <w:rPr>
            <w:highlight w:val="yellow"/>
          </w:rPr>
          <w:delText>List of abbreviations</w:delText>
        </w:r>
      </w:del>
    </w:p>
    <w:p>
      <w:pPr>
        <w:pStyle w:val="Normal"/>
        <w:rPr/>
      </w:pPr>
      <w:r>
        <w:rPr/>
      </w:r>
    </w:p>
    <w:p>
      <w:pPr>
        <w:pStyle w:val="Heading1"/>
        <w:numPr>
          <w:ilvl w:val="0"/>
          <w:numId w:val="2"/>
        </w:numPr>
        <w:rPr/>
      </w:pPr>
      <w:del w:id="130" w:author="GORJANC Gregor" w:date="2020-02-28T14:00:00Z">
        <w:r>
          <w:rPr/>
          <w:delText xml:space="preserve">Declarations </w:delText>
        </w:r>
      </w:del>
      <w:ins w:id="131" w:author="GORJANC Gregor" w:date="2020-02-28T14:00:00Z">
        <w:r>
          <w:rPr/>
          <w:t>Acknoweldgement</w:t>
        </w:r>
      </w:ins>
    </w:p>
    <w:p>
      <w:pPr>
        <w:pStyle w:val="Normal"/>
        <w:rPr/>
      </w:pPr>
      <w:ins w:id="132" w:author="GORJANC Gregor" w:date="2020-02-28T14:01:00Z">
        <w:r>
          <w:rPr/>
          <w:t>The authors acknowledge support from the BBSRC to The Roslin Institute (BBS/E/D/30002275) and The University of Edinburgh’s Data-Driven Innovation Chancellor’s fellowship.</w:t>
        </w:r>
      </w:ins>
      <w:del w:id="133" w:author="GORJANC Gregor" w:date="2020-02-28T14:00:00Z">
        <w:r>
          <w:rPr/>
          <w:delText xml:space="preserve">Ethics approval and consent to participate </w:delText>
        </w:r>
      </w:del>
    </w:p>
    <w:p>
      <w:pPr>
        <w:pStyle w:val="Normal"/>
        <w:rPr/>
      </w:pPr>
      <w:del w:id="134" w:author="GORJANC Gregor" w:date="2020-02-28T14:00:00Z">
        <w:r>
          <w:rPr/>
          <w:delText>Consent for publication</w:delText>
        </w:r>
      </w:del>
    </w:p>
    <w:p>
      <w:pPr>
        <w:pStyle w:val="Normal"/>
        <w:rPr/>
      </w:pPr>
      <w:del w:id="135"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136"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9"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0" w:val="0000" w:noHBand="0" w:lastColumn="0" w:firstColumn="0" w:lastRow="0" w:firstRow="0"/>
      </w:tblPr>
      <w:tblGrid>
        <w:gridCol w:w="1842"/>
        <w:gridCol w:w="1840"/>
        <w:gridCol w:w="1846"/>
        <w:gridCol w:w="1842"/>
        <w:gridCol w:w="1842"/>
      </w:tblGrid>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0"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6"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0"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6"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0"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6"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5"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noVBand="0" w:val="0000" w:noHBand="0" w:lastColumn="0" w:firstColumn="0" w:lastRow="0" w:firstRow="0"/>
      </w:tblPr>
      <w:tblGrid>
        <w:gridCol w:w="1036"/>
        <w:gridCol w:w="1180"/>
        <w:gridCol w:w="1588"/>
        <w:gridCol w:w="1643"/>
        <w:gridCol w:w="1634"/>
        <w:gridCol w:w="1002"/>
        <w:gridCol w:w="1561"/>
      </w:tblGrid>
      <w:tr>
        <w:trPr/>
        <w:tc>
          <w:tcPr>
            <w:tcW w:w="9644"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#daughters / sire</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Accuracy_sires</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Accuracy_non-phenotyped</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#cows</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#phenotypes</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0.93</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0.96</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0.97</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0.61</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b/>
                <w:b/>
                <w:bCs/>
              </w:rPr>
            </w:pPr>
            <w:r>
              <w:rPr>
                <w:b/>
                <w:bCs/>
              </w:rPr>
              <w:t>Genomic selection</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0.53</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0.85</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25T12:26:15Z" w:initials="">
    <w:p>
      <w:r>
        <w:rPr>
          <w:rFonts w:cs="Lohit Devanagari" w:ascii="Liberation Serif" w:hAnsi="Liberation Serif" w:eastAsia="AR PL SungtiL GB"/>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hi-IN" w:eastAsia="zh-CN"/>
        </w:rPr>
        <w:t>Reply to Janez Jenko (23/05/2020, 18:39): "..."</w:t>
      </w:r>
    </w:p>
    <w:p>
      <w:r>
        <w:rPr>
          <w:rFonts w:ascii="Liberation Serif" w:hAnsi="Liberation Serif" w:eastAsia="DejaVu Sans" w:cs="DejaVu Sans"/>
          <w:kern w:val="0"/>
          <w:sz w:val="20"/>
          <w:lang w:val="en-GB" w:eastAsia="zh-CN" w:bidi="hi-IN"/>
        </w:rPr>
        <w:t>Not quite sure what you mean. Compared to above, the accuracies for non-phenotyped progeny increased.</w:t>
      </w:r>
    </w:p>
  </w:comment>
  <w:comment w:id="5" w:author="Unknown Author" w:date="2020-05-25T12:23: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we use the formula with correction?</w:t>
      </w:r>
    </w:p>
    <w:p>
      <w:r>
        <w:rPr>
          <w:rFonts w:ascii="Liberation Serif" w:hAnsi="Liberation Serif" w:eastAsia="DejaVu Sans" w:cs="DejaVu Sans"/>
          <w:kern w:val="0"/>
          <w:lang w:val="en-US" w:eastAsia="en-US" w:bidi="en-US"/>
        </w:rPr>
      </w:r>
    </w:p>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Oscar’s paper says: “Daetwyler et al. (2008) have a final correction of the prediction of the reliability which is to add (Rel + Rel</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q)/2N.”Original paper: “A second order correction to relax the assumption  is given in Appendix S1, where it is shown to result in an upward correction to rgĝ of fractional magnitude ½ * r</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bscript"/>
          <w:em w:val="none"/>
          <w:lang w:bidi="hi-IN" w:val="en-GB" w:eastAsia="zh-CN"/>
        </w:rPr>
        <w:t>gg</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λ</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-1</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w:t>
      </w:r>
    </w:p>
  </w:comment>
  <w:comment w:id="6"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7" w:author="GORJANC Gregor" w:date="2020-05-06T00:46:00Z" w:initials="GG">
    <w:p>
      <w:r>
        <w:rPr>
          <w:rFonts w:ascii="Liberation Serif" w:hAnsi="Liberation Serif" w:eastAsia="DejaVu Sans" w:cs="Mangal"/>
          <w:kern w:val="0"/>
          <w:sz w:val="20"/>
          <w:szCs w:val="18"/>
          <w:lang w:val="en-US" w:eastAsia="en-US" w:bidi="en-US"/>
        </w:rPr>
        <w:t>By year?</w:t>
      </w:r>
    </w:p>
  </w:comment>
  <w:comment w:id="8"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9" w:author="Unknown Author" w:date="2020-05-25T14:27: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For C11, this would be 0.73 in the table for “small samples”. ( 4 selected out of 8 progeny tested)</w:t>
      </w:r>
    </w:p>
  </w:comment>
  <w:comment w:id="10" w:author="Unknown Author" w:date="2020-05-25T18:35:1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feels out of place – but I am not really sure, where better to place it. Maybe it should be in the methods?</w:t>
      </w:r>
    </w:p>
  </w:comment>
  <w:comment w:id="11"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2"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3"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14"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15" w:author="Unknown Author" w:date="2020-02-06T12:25:00Z" w:initials="">
    <w:p>
      <w:r>
        <w:rPr>
          <w:rFonts w:ascii="Liberation Serif" w:hAnsi="Liberation Serif" w:eastAsia="DejaVu Sans" w:cs="DejaVu Sans"/>
          <w:kern w:val="0"/>
          <w:lang w:val="en-US" w:eastAsia="en-US" w:bidi="en-US"/>
        </w:rPr>
        <w:t>Diskusija</w:t>
      </w:r>
    </w:p>
  </w:comment>
  <w:comment w:id="16"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17"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isplayBackgroundShape/>
  <w:trackRevisions/>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character" w:styleId="ListLabel77">
    <w:name w:val="ListLabel 77"/>
    <w:qFormat/>
    <w:rPr>
      <w:rFonts w:cs="OpenSymbol;Arial Unicode MS"/>
      <w:sz w:val="24"/>
      <w:szCs w:val="24"/>
      <w:highlight w:val="yellow"/>
      <w:lang w:val="en-U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sz w:val="24"/>
      <w:szCs w:val="24"/>
      <w:highlight w:val="yellow"/>
      <w:lang w:val="en-U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cs="OpenSymbol;Arial Unicode MS"/>
      <w:sz w:val="24"/>
      <w:szCs w:val="24"/>
      <w:highlight w:val="yellow"/>
      <w:lang w:val="en-US"/>
    </w:rPr>
  </w:style>
  <w:style w:type="character" w:styleId="ListLabel84">
    <w:name w:val="ListLabel 84"/>
    <w:qFormat/>
    <w:rPr>
      <w:rFonts w:cs="OpenSymbol;Arial Unicode MS"/>
    </w:rPr>
  </w:style>
  <w:style w:type="character" w:styleId="ListLabel85">
    <w:name w:val="ListLabel 85"/>
    <w:qFormat/>
    <w:rPr>
      <w:rFonts w:cs="OpenSymbol;Arial Unicode MS"/>
    </w:rPr>
  </w:style>
  <w:style w:type="character" w:styleId="ListLabel86">
    <w:name w:val="ListLabel 86"/>
    <w:qFormat/>
    <w:rPr>
      <w:rFonts w:cs="OpenSymbol;Arial Unicode MS"/>
      <w:lang w:val="en-US"/>
    </w:rPr>
  </w:style>
  <w:style w:type="character" w:styleId="ListLabel87">
    <w:name w:val="ListLabel 87"/>
    <w:qFormat/>
    <w:rPr>
      <w:rFonts w:cs="OpenSymbol;Arial Unicode MS"/>
      <w:highlight w:val="green"/>
      <w:lang w:val="en-US"/>
    </w:rPr>
  </w:style>
  <w:style w:type="character" w:styleId="ListLabel88">
    <w:name w:val="ListLabel 88"/>
    <w:qFormat/>
    <w:rPr>
      <w:rFonts w:cs="OpenSymbol;Arial Unicode MS"/>
      <w:highlight w:val="green"/>
      <w:lang w:val="en-US"/>
    </w:rPr>
  </w:style>
  <w:style w:type="character" w:styleId="ListLabel89">
    <w:name w:val="ListLabel 89"/>
    <w:qFormat/>
    <w:rPr>
      <w:rFonts w:cs="OpenSymbol;Arial Unicode MS"/>
      <w:lang w:val="en-US"/>
    </w:rPr>
  </w:style>
  <w:style w:type="character" w:styleId="ListLabel90">
    <w:name w:val="ListLabel 90"/>
    <w:qFormat/>
    <w:rPr>
      <w:rFonts w:cs="OpenSymbol;Arial Unicode MS"/>
      <w:highlight w:val="green"/>
      <w:lang w:val="en-US"/>
    </w:rPr>
  </w:style>
  <w:style w:type="character" w:styleId="ListLabel91">
    <w:name w:val="ListLabel 91"/>
    <w:qFormat/>
    <w:rPr>
      <w:rFonts w:cs="OpenSymbol;Arial Unicode MS"/>
      <w:highlight w:val="green"/>
      <w:lang w:val="en-US"/>
    </w:rPr>
  </w:style>
  <w:style w:type="character" w:styleId="ListLabel92">
    <w:name w:val="ListLabel 92"/>
    <w:qFormat/>
    <w:rPr>
      <w:rFonts w:cs="OpenSymbol;Arial Unicode MS"/>
      <w:lang w:val="en-US"/>
    </w:rPr>
  </w:style>
  <w:style w:type="character" w:styleId="ListLabel93">
    <w:name w:val="ListLabel 93"/>
    <w:qFormat/>
    <w:rPr>
      <w:rFonts w:cs="OpenSymbol;Arial Unicode MS"/>
      <w:highlight w:val="green"/>
      <w:lang w:val="en-US"/>
    </w:rPr>
  </w:style>
  <w:style w:type="character" w:styleId="ListLabel94">
    <w:name w:val="ListLabel 94"/>
    <w:qFormat/>
    <w:rPr>
      <w:rFonts w:cs="OpenSymbol;Arial Unicode MS"/>
      <w:highlight w:val="green"/>
      <w:lang w:val="en-U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cs="OpenSymbol;Arial Unicode MS"/>
    </w:rPr>
  </w:style>
  <w:style w:type="character" w:styleId="ListLabel102">
    <w:name w:val="ListLabel 102"/>
    <w:qFormat/>
    <w:rPr>
      <w:rFonts w:cs="OpenSymbol;Arial Unicode MS"/>
    </w:rPr>
  </w:style>
  <w:style w:type="character" w:styleId="ListLabel103">
    <w:name w:val="ListLabel 103"/>
    <w:qFormat/>
    <w:rPr>
      <w:rFonts w:cs="OpenSymbol;Arial Unicode MS"/>
    </w:rPr>
  </w:style>
  <w:style w:type="character" w:styleId="ListLabel104">
    <w:name w:val="ListLabel 104"/>
    <w:qFormat/>
    <w:rPr>
      <w:rFonts w:cs="OpenSymbol;Arial Unicode MS"/>
      <w:strike w:val="false"/>
      <w:dstrike w:val="false"/>
      <w:outline w:val="false"/>
      <w:shadow w:val="false"/>
      <w:color w:val="000000"/>
      <w:spacing w:val="0"/>
      <w:kern w:val="2"/>
      <w:sz w:val="22"/>
      <w:em w:val="none"/>
      <w:lang w:val="en-GB"/>
    </w:rPr>
  </w:style>
  <w:style w:type="character" w:styleId="ListLabel105">
    <w:name w:val="ListLabel 105"/>
    <w:qFormat/>
    <w:rPr>
      <w:rFonts w:cs="OpenSymbol;Arial Unicode MS"/>
      <w:color w:val="000000"/>
      <w:lang w:val="en-GB"/>
    </w:rPr>
  </w:style>
  <w:style w:type="character" w:styleId="ListLabel106">
    <w:name w:val="ListLabel 106"/>
    <w:qFormat/>
    <w:rPr>
      <w:rFonts w:cs="OpenSymbol;Arial Unicode MS"/>
      <w:color w:val="000000"/>
      <w:lang w:val="en-GB"/>
    </w:rPr>
  </w:style>
  <w:style w:type="character" w:styleId="ListLabel107">
    <w:name w:val="ListLabel 107"/>
    <w:qFormat/>
    <w:rPr>
      <w:rFonts w:cs="OpenSymbol;Arial Unicode MS"/>
      <w:strike w:val="false"/>
      <w:dstrike w:val="false"/>
      <w:outline w:val="false"/>
      <w:shadow w:val="false"/>
      <w:color w:val="000000"/>
      <w:spacing w:val="0"/>
      <w:kern w:val="2"/>
      <w:sz w:val="22"/>
      <w:em w:val="none"/>
      <w:lang w:val="en-GB"/>
    </w:rPr>
  </w:style>
  <w:style w:type="character" w:styleId="ListLabel108">
    <w:name w:val="ListLabel 108"/>
    <w:qFormat/>
    <w:rPr>
      <w:rFonts w:cs="OpenSymbol;Arial Unicode MS"/>
      <w:color w:val="000000"/>
      <w:lang w:val="en-GB"/>
    </w:rPr>
  </w:style>
  <w:style w:type="character" w:styleId="ListLabel109">
    <w:name w:val="ListLabel 109"/>
    <w:qFormat/>
    <w:rPr>
      <w:rFonts w:cs="OpenSymbol;Arial Unicode MS"/>
      <w:color w:val="000000"/>
      <w:lang w:val="en-GB"/>
    </w:rPr>
  </w:style>
  <w:style w:type="character" w:styleId="ListLabel110">
    <w:name w:val="ListLabel 110"/>
    <w:qFormat/>
    <w:rPr>
      <w:rFonts w:cs="OpenSymbol;Arial Unicode MS"/>
      <w:strike w:val="false"/>
      <w:dstrike w:val="false"/>
      <w:outline w:val="false"/>
      <w:shadow w:val="false"/>
      <w:color w:val="000000"/>
      <w:spacing w:val="0"/>
      <w:kern w:val="2"/>
      <w:sz w:val="22"/>
      <w:em w:val="none"/>
      <w:lang w:val="en-GB"/>
    </w:rPr>
  </w:style>
  <w:style w:type="character" w:styleId="ListLabel111">
    <w:name w:val="ListLabel 111"/>
    <w:qFormat/>
    <w:rPr>
      <w:rFonts w:cs="OpenSymbol;Arial Unicode MS"/>
      <w:color w:val="000000"/>
      <w:lang w:val="en-GB"/>
    </w:rPr>
  </w:style>
  <w:style w:type="character" w:styleId="ListLabel112">
    <w:name w:val="ListLabel 112"/>
    <w:qFormat/>
    <w:rPr>
      <w:rFonts w:cs="OpenSymbol;Arial Unicode MS"/>
      <w:color w:val="000000"/>
      <w:lang w:val="en-GB"/>
    </w:rPr>
  </w:style>
  <w:style w:type="character" w:styleId="ListLabel113">
    <w:name w:val="ListLabel 113"/>
    <w:qFormat/>
    <w:rPr>
      <w:rFonts w:cs="OpenSymbol;Arial Unicode MS"/>
      <w:lang w:val="en-GB"/>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lang w:val="en-GB"/>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lang w:val="en-GB"/>
    </w:rPr>
  </w:style>
  <w:style w:type="character" w:styleId="ListLabel120">
    <w:name w:val="ListLabel 120"/>
    <w:qFormat/>
    <w:rPr>
      <w:rFonts w:cs="OpenSymbol;Arial Unicode MS"/>
    </w:rPr>
  </w:style>
  <w:style w:type="character" w:styleId="ListLabel121">
    <w:name w:val="ListLabel 121"/>
    <w:qFormat/>
    <w:rPr>
      <w:rFonts w:cs="OpenSymbol;Arial Unicode MS"/>
    </w:rPr>
  </w:style>
  <w:style w:type="character" w:styleId="ListLabel122">
    <w:name w:val="ListLabel 122"/>
    <w:qFormat/>
    <w:rPr>
      <w:rFonts w:cs="Times New Roman"/>
      <w:i w:val="false"/>
      <w:iCs w:val="false"/>
      <w:sz w:val="24"/>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cs="OpenSymbol;Arial Unicode MS"/>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ascii="Times New Roman" w:hAnsi="Times New Roman" w:cs="Times New Roman"/>
      <w:lang w:val="en-GB"/>
    </w:rPr>
  </w:style>
  <w:style w:type="character" w:styleId="ListLabel133">
    <w:name w:val="ListLabel 133"/>
    <w:qFormat/>
    <w:rPr>
      <w:lang w:val="en-GB"/>
    </w:rPr>
  </w:style>
  <w:style w:type="character" w:styleId="ListLabel134">
    <w:name w:val="ListLabel 134"/>
    <w:qFormat/>
    <w:rPr>
      <w:rFonts w:cs="OpenSymbol;Arial Unicode MS"/>
      <w:sz w:val="24"/>
      <w:szCs w:val="24"/>
      <w:highlight w:val="yellow"/>
      <w:lang w:val="en-U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sz w:val="24"/>
      <w:szCs w:val="24"/>
      <w:highlight w:val="yellow"/>
      <w:lang w:val="en-US"/>
    </w:rPr>
  </w:style>
  <w:style w:type="character" w:styleId="ListLabel138">
    <w:name w:val="ListLabel 138"/>
    <w:qFormat/>
    <w:rPr>
      <w:rFonts w:cs="OpenSymbol;Arial Unicode MS"/>
    </w:rPr>
  </w:style>
  <w:style w:type="character" w:styleId="ListLabel139">
    <w:name w:val="ListLabel 139"/>
    <w:qFormat/>
    <w:rPr>
      <w:rFonts w:cs="OpenSymbol;Arial Unicode MS"/>
    </w:rPr>
  </w:style>
  <w:style w:type="character" w:styleId="ListLabel140">
    <w:name w:val="ListLabel 140"/>
    <w:qFormat/>
    <w:rPr>
      <w:rFonts w:cs="OpenSymbol;Arial Unicode MS"/>
      <w:sz w:val="24"/>
      <w:szCs w:val="24"/>
      <w:highlight w:val="yellow"/>
      <w:lang w:val="en-U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lang w:val="en-US"/>
    </w:rPr>
  </w:style>
  <w:style w:type="character" w:styleId="ListLabel144">
    <w:name w:val="ListLabel 144"/>
    <w:qFormat/>
    <w:rPr>
      <w:rFonts w:cs="OpenSymbol;Arial Unicode MS"/>
      <w:highlight w:val="green"/>
      <w:lang w:val="en-US"/>
    </w:rPr>
  </w:style>
  <w:style w:type="character" w:styleId="ListLabel145">
    <w:name w:val="ListLabel 145"/>
    <w:qFormat/>
    <w:rPr>
      <w:rFonts w:cs="OpenSymbol;Arial Unicode MS"/>
      <w:highlight w:val="green"/>
      <w:lang w:val="en-US"/>
    </w:rPr>
  </w:style>
  <w:style w:type="character" w:styleId="ListLabel146">
    <w:name w:val="ListLabel 146"/>
    <w:qFormat/>
    <w:rPr>
      <w:rFonts w:cs="OpenSymbol;Arial Unicode MS"/>
      <w:lang w:val="en-US"/>
    </w:rPr>
  </w:style>
  <w:style w:type="character" w:styleId="ListLabel147">
    <w:name w:val="ListLabel 147"/>
    <w:qFormat/>
    <w:rPr>
      <w:rFonts w:cs="OpenSymbol;Arial Unicode MS"/>
      <w:highlight w:val="green"/>
      <w:lang w:val="en-US"/>
    </w:rPr>
  </w:style>
  <w:style w:type="character" w:styleId="ListLabel148">
    <w:name w:val="ListLabel 148"/>
    <w:qFormat/>
    <w:rPr>
      <w:rFonts w:cs="OpenSymbol;Arial Unicode MS"/>
      <w:highlight w:val="green"/>
      <w:lang w:val="en-US"/>
    </w:rPr>
  </w:style>
  <w:style w:type="character" w:styleId="ListLabel149">
    <w:name w:val="ListLabel 149"/>
    <w:qFormat/>
    <w:rPr>
      <w:rFonts w:cs="OpenSymbol;Arial Unicode MS"/>
      <w:lang w:val="en-US"/>
    </w:rPr>
  </w:style>
  <w:style w:type="character" w:styleId="ListLabel150">
    <w:name w:val="ListLabel 150"/>
    <w:qFormat/>
    <w:rPr>
      <w:rFonts w:cs="OpenSymbol;Arial Unicode MS"/>
      <w:highlight w:val="green"/>
      <w:lang w:val="en-US"/>
    </w:rPr>
  </w:style>
  <w:style w:type="character" w:styleId="ListLabel151">
    <w:name w:val="ListLabel 151"/>
    <w:qFormat/>
    <w:rPr>
      <w:rFonts w:cs="OpenSymbol;Arial Unicode MS"/>
      <w:highlight w:val="green"/>
      <w:lang w:val="en-U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cs="OpenSymbol;Arial Unicode MS"/>
    </w:rPr>
  </w:style>
  <w:style w:type="character" w:styleId="ListLabel158">
    <w:name w:val="ListLabel 158"/>
    <w:qFormat/>
    <w:rPr>
      <w:rFonts w:cs="OpenSymbol;Arial Unicode MS"/>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strike w:val="false"/>
      <w:dstrike w:val="false"/>
      <w:outline w:val="false"/>
      <w:shadow w:val="false"/>
      <w:color w:val="000000"/>
      <w:spacing w:val="0"/>
      <w:kern w:val="2"/>
      <w:sz w:val="22"/>
      <w:em w:val="none"/>
      <w:lang w:val="en-GB"/>
    </w:rPr>
  </w:style>
  <w:style w:type="character" w:styleId="ListLabel162">
    <w:name w:val="ListLabel 162"/>
    <w:qFormat/>
    <w:rPr>
      <w:rFonts w:cs="OpenSymbol;Arial Unicode MS"/>
      <w:color w:val="000000"/>
      <w:lang w:val="en-GB"/>
    </w:rPr>
  </w:style>
  <w:style w:type="character" w:styleId="ListLabel163">
    <w:name w:val="ListLabel 163"/>
    <w:qFormat/>
    <w:rPr>
      <w:rFonts w:cs="OpenSymbol;Arial Unicode MS"/>
      <w:color w:val="000000"/>
      <w:lang w:val="en-GB"/>
    </w:rPr>
  </w:style>
  <w:style w:type="character" w:styleId="ListLabel164">
    <w:name w:val="ListLabel 164"/>
    <w:qFormat/>
    <w:rPr>
      <w:rFonts w:cs="OpenSymbol;Arial Unicode MS"/>
      <w:strike w:val="false"/>
      <w:dstrike w:val="false"/>
      <w:outline w:val="false"/>
      <w:shadow w:val="false"/>
      <w:color w:val="000000"/>
      <w:spacing w:val="0"/>
      <w:kern w:val="2"/>
      <w:sz w:val="22"/>
      <w:em w:val="none"/>
      <w:lang w:val="en-GB"/>
    </w:rPr>
  </w:style>
  <w:style w:type="character" w:styleId="ListLabel165">
    <w:name w:val="ListLabel 165"/>
    <w:qFormat/>
    <w:rPr>
      <w:rFonts w:cs="OpenSymbol;Arial Unicode MS"/>
      <w:color w:val="000000"/>
      <w:lang w:val="en-GB"/>
    </w:rPr>
  </w:style>
  <w:style w:type="character" w:styleId="ListLabel166">
    <w:name w:val="ListLabel 166"/>
    <w:qFormat/>
    <w:rPr>
      <w:rFonts w:cs="OpenSymbol;Arial Unicode MS"/>
      <w:color w:val="000000"/>
      <w:lang w:val="en-GB"/>
    </w:rPr>
  </w:style>
  <w:style w:type="character" w:styleId="ListLabel167">
    <w:name w:val="ListLabel 167"/>
    <w:qFormat/>
    <w:rPr>
      <w:rFonts w:cs="OpenSymbol;Arial Unicode MS"/>
      <w:strike w:val="false"/>
      <w:dstrike w:val="false"/>
      <w:outline w:val="false"/>
      <w:shadow w:val="false"/>
      <w:color w:val="000000"/>
      <w:spacing w:val="0"/>
      <w:kern w:val="2"/>
      <w:sz w:val="22"/>
      <w:em w:val="none"/>
      <w:lang w:val="en-GB"/>
    </w:rPr>
  </w:style>
  <w:style w:type="character" w:styleId="ListLabel168">
    <w:name w:val="ListLabel 168"/>
    <w:qFormat/>
    <w:rPr>
      <w:rFonts w:cs="OpenSymbol;Arial Unicode MS"/>
      <w:color w:val="000000"/>
      <w:lang w:val="en-GB"/>
    </w:rPr>
  </w:style>
  <w:style w:type="character" w:styleId="ListLabel169">
    <w:name w:val="ListLabel 169"/>
    <w:qFormat/>
    <w:rPr>
      <w:rFonts w:cs="OpenSymbol;Arial Unicode MS"/>
      <w:color w:val="000000"/>
      <w:lang w:val="en-GB"/>
    </w:rPr>
  </w:style>
  <w:style w:type="character" w:styleId="ListLabel170">
    <w:name w:val="ListLabel 170"/>
    <w:qFormat/>
    <w:rPr>
      <w:rFonts w:cs="OpenSymbol;Arial Unicode MS"/>
      <w:lang w:val="en-GB"/>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lang w:val="en-GB"/>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cs="OpenSymbol;Arial Unicode MS"/>
      <w:lang w:val="en-GB"/>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Times New Roman"/>
      <w:i w:val="false"/>
      <w:iCs w:val="false"/>
      <w:sz w:val="24"/>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cs="OpenSymbol;Arial Unicode MS"/>
    </w:rPr>
  </w:style>
  <w:style w:type="character" w:styleId="ListLabel186">
    <w:name w:val="ListLabel 186"/>
    <w:qFormat/>
    <w:rPr>
      <w:rFonts w:cs="OpenSymbol;Arial Unicode MS"/>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ascii="Times New Roman" w:hAnsi="Times New Roman" w:cs="Times New Roman"/>
      <w:lang w:val="en-GB"/>
    </w:rPr>
  </w:style>
  <w:style w:type="character" w:styleId="ListLabel190">
    <w:name w:val="ListLabel 190"/>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eastAsia="zh-CN" w:bidi="ar-SA"/>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1521</TotalTime>
  <Application>LibreOffice/6.0.7.3$Linux_X86_64 LibreOffice_project/00m0$Build-3</Application>
  <Pages>45</Pages>
  <Words>7995</Words>
  <Characters>45543</Characters>
  <CharactersWithSpaces>52856</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2020-06-01T15:24:51Z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