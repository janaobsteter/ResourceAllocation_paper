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highlight w:val="white"/>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2"/>
        </w:numPr>
        <w:rPr>
          <w:bCs/>
        </w:rPr>
      </w:pPr>
      <w:r>
        <w:rPr/>
        <w:t>Abstract</w:t>
      </w:r>
      <w:r>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Here we optimize investment in phenotyping and genotyping to enable genomic selection in a case-study and provide suggestions for other dairy breeding programmes.</w:t>
      </w:r>
    </w:p>
    <w:p>
      <w:pPr>
        <w:pStyle w:val="Normal"/>
        <w:rPr/>
      </w:pPr>
      <w:r>
        <w:rPr>
          <w:b/>
          <w:bCs/>
        </w:rPr>
        <w:t>Results</w:t>
      </w:r>
      <w:r>
        <w:rPr>
          <w:bCs/>
        </w:rPr>
        <w:t>:</w:t>
      </w:r>
      <w:r>
        <w:rPr/>
        <w:t xml:space="preserve"> We simulated a case-study of a small dairy population with a number of equal costs scenarios. The conventional progeny testing scenario had 11 phenotype records per lactation. In genomic scenarios, we reduced phenotyping from 10 to 1 record per lactation and invested the saved resources into genotyping. We tested these scenarios in settings with or without initial training population for genomic selection. The results show that reallocating a part of phenotyping resources to genotyping increases genetic gain compared to the conventional scenario regardless of the amount and relative cost of genotyping, and the avail</w:t>
      </w:r>
      <w:del w:id="0" w:author="Janez Jenko" w:date="2020-05-23T18:24:00Z">
        <w:r>
          <w:rPr/>
          <w:delText>i</w:delText>
        </w:r>
      </w:del>
      <w:r>
        <w:rPr/>
        <w:t>ability of an initial training population. The genetic gain increases with increased investment in genotyping, despite reduced phenotyping.</w:t>
      </w:r>
    </w:p>
    <w:p>
      <w:pPr>
        <w:pStyle w:val="Normal"/>
        <w:rPr/>
      </w:pPr>
      <w:r>
        <w:rPr>
          <w:b/>
          <w:bCs/>
        </w:rPr>
        <w:t>Conclusions</w:t>
      </w:r>
      <w:r>
        <w:rPr/>
        <w:t>:</w:t>
      </w:r>
      <w:r>
        <w:rPr>
          <w:b/>
          <w:bCs/>
        </w:rPr>
        <w:t xml:space="preserve"> </w:t>
      </w:r>
      <w:r>
        <w:rPr/>
        <w:t>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2"/>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w:t>
      </w:r>
      <w:ins w:id="1" w:author="Janez Jenko" w:date="2020-05-23T18:27:00Z">
        <w:r>
          <w:rPr>
            <w:highlight w:val="white"/>
          </w:rPr>
          <w:t xml:space="preserve"> </w:t>
        </w:r>
      </w:ins>
      <w:ins w:id="2" w:author="Janez Jenko" w:date="2020-05-23T18:28:00Z">
        <w:r>
          <w:rPr>
            <w:highlight w:val="white"/>
          </w:rPr>
          <w:t xml:space="preserve">on the </w:t>
        </w:r>
      </w:ins>
      <w:ins w:id="3" w:author="Janez Jenko" w:date="2020-05-23T18:29:00Z">
        <w:r>
          <w:rPr>
            <w:highlight w:val="white"/>
          </w:rPr>
          <w:t>male</w:t>
        </w:r>
      </w:ins>
      <w:ins w:id="4" w:author="Janez Jenko" w:date="2020-05-23T18:28:00Z">
        <w:r>
          <w:rPr>
            <w:highlight w:val="white"/>
          </w:rPr>
          <w:t xml:space="preserve"> side</w:t>
        </w:r>
      </w:ins>
      <w:r>
        <w:rPr>
          <w:highlight w:val="white"/>
        </w:rPr>
        <w:t>,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w:t>
      </w:r>
      <w:r>
        <w:rPr/>
        <w:commentReference w:id="1"/>
      </w:r>
      <w:r>
        <w:rPr/>
        <w:t>000 cows in total). Collecting 10 phenotype records per daughter gives the accuracy of 0.98 for progeny tested bulls</w:t>
      </w:r>
      <w:ins w:id="5" w:author="Unknown Author" w:date="2020-05-06T13:39:00Z">
        <w:r>
          <w:rPr/>
          <w:t xml:space="preserve">, </w:t>
        </w:r>
      </w:ins>
      <w:r>
        <w:rPr/>
        <w:t>0.86 for cows, and 0.66 for non</w:t>
        <w:noBreakHyphen/>
        <w:t>phenotyped progeny. If we decrease the number of phenotype records per daughter to five, two, or one, the accuracy respectively decreases to 0.97, 0.96, or 0.93 for bulls; to 0.81, 0. 70, or 0.62 for cows; and to 0.64, 0.59, or 0.56 for non</w:t>
        <w:noBreakHyphen/>
        <w:t>phenotyped progeny. This example shows diminishing returns with repeated phenotype records and a scope for optimizing return on investment. Namely, at the extreme we reduced phenotyping 10x, which reduced accuracy only for 0.04 in bulls and 0.10 in non-phenotyped progeny.</w:t>
      </w:r>
    </w:p>
    <w:p>
      <w:pPr>
        <w:pStyle w:val="Normal"/>
        <w:rPr/>
      </w:pPr>
      <w:r>
        <w:rPr/>
        <w:t>We could invest the resources saved from reducing the number of phenotype records per daughter into phenotyping more daughters. Assuming resources for 100,000 phenotypes and decreasing the number of phenotype records per daughter to five, two, or one respectively enables phenotyping 200, 500, or 1,000 daughters per sire (100 sires). This change</w:t>
      </w:r>
      <w:del w:id="6" w:author="Unknown Author" w:date="2020-05-06T13:43:00Z">
        <w:r>
          <w:rPr/>
          <w:delText xml:space="preserve"> </w:delText>
        </w:r>
      </w:del>
      <w:r>
        <w:rPr/>
        <w:t xml:space="preserve"> increases accuracy for bulls to 0.99 in all cases and respectively decreases accuracy for </w:t>
      </w:r>
      <w:del w:id="7" w:author="Unknown Author" w:date="2020-05-06T13:44:00Z">
        <w:r>
          <w:rPr/>
          <w:delText xml:space="preserve"> </w:delText>
        </w:r>
      </w:del>
      <w:commentRangeStart w:id="3"/>
      <w:r>
        <w:rPr/>
        <w:commentReference w:id="2"/>
      </w:r>
      <w:r>
        <w:rPr/>
      </w:r>
      <w:commentRangeEnd w:id="3"/>
      <w:r>
        <w:commentReference w:id="3"/>
      </w:r>
      <w:r>
        <w:rPr/>
        <w:t>non-phenotyped progeny to 0.64, 0.61, or 0.59.</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ZHPw6lgZ82GC1"/>
      <w:bookmarkStart w:id="3" w:name="ZOTERO_BREF_ZHPw6lgZ82GC"/>
      <w:bookmarkStart w:id="4" w:name="ZOTERO_BREF_KGzl4mCEcDo41"/>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of phenotype for training population of 0.7</w:t>
      </w:r>
      <w:ins w:id="8" w:author="Unknown Author" w:date="2020-05-06T13:48:00Z">
        <w:r>
          <w:rPr>
            <w:highlight w:val="white"/>
          </w:rPr>
          <w:t>8</w:t>
        </w:r>
      </w:ins>
      <w:del w:id="9" w:author="Unknown Author" w:date="2020-05-06T13:48:00Z">
        <w:r>
          <w:rPr>
            <w:highlight w:val="white"/>
          </w:rPr>
          <w:delText>7</w:delText>
        </w:r>
      </w:del>
      <w:r>
        <w:rPr>
          <w:highlight w:val="white"/>
        </w:rPr>
        <w:t xml:space="preserve"> and genomic prediction accuracy of 0.66 for non-phenotyped </w:t>
      </w:r>
      <w:r>
        <w:rPr/>
        <w:t>progeny</w:t>
      </w:r>
      <w:r>
        <w:rPr>
          <w:highlight w:val="white"/>
        </w:rPr>
        <w:t xml:space="preserve"> (Daetwyler et al, 2008). Reducing the number of phenotype records per cow to five, two, or one respectively reduces the heritability</w:t>
      </w:r>
      <w:r>
        <w:rPr>
          <w:highlight w:val="white"/>
          <w:vertAlign w:val="superscript"/>
        </w:rPr>
        <w:t xml:space="preserve"> </w:t>
      </w:r>
      <w:r>
        <w:rPr>
          <w:highlight w:val="white"/>
        </w:rPr>
        <w:t>of phenotype for training population</w:t>
      </w:r>
      <w:r>
        <w:rPr/>
        <w:t xml:space="preserve"> to 0.66, 0.50, or</w:t>
      </w:r>
      <w:del w:id="10" w:author="Unknown Author" w:date="2020-05-25T08:00:53Z">
        <w:r>
          <w:rPr/>
          <w:commentReference w:id="4"/>
        </w:r>
      </w:del>
      <w:r>
        <w:rPr/>
        <w:t xml:space="preserve"> 0.40, and genomic prediction accuracy to 0.63, 0.58, or 0.54. T</w:t>
      </w:r>
      <w:r>
        <w:rPr>
          <w:highlight w:val="white"/>
        </w:rPr>
        <w:t>his example again shows diminishing returns with replicated phenotyping and a scope for optimizing return on investment also with genomic b</w:t>
      </w:r>
      <w:r>
        <w:rPr/>
        <w:t>reeding programmes. Namely, at the extreme we reduced phenotyping 10x, which reduced genomic prediction accuracy only for 0.11.</w:t>
      </w:r>
    </w:p>
    <w:p>
      <w:pPr>
        <w:pStyle w:val="Normal"/>
        <w:rPr/>
      </w:pPr>
      <w:r>
        <w:rPr/>
        <w:t>We could invest the resources saved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0.76, 0.85, or 0.89</w:t>
      </w:r>
      <w:del w:id="11" w:author="Unknown Author" w:date="2020-05-25T08:00:56Z">
        <w:r>
          <w:rPr>
            <w:highlight w:val="white"/>
          </w:rPr>
          <w:commentReference w:id="5"/>
        </w:r>
      </w:del>
      <w:r>
        <w:rPr>
          <w:highlight w:val="white"/>
        </w:rPr>
        <w:t>.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ber of milkings per day (</w:t>
      </w:r>
      <w:r>
        <w:rPr>
          <w:highlight w:val="yellow"/>
        </w:rPr>
        <w:t>ICAR, 2017</w:t>
      </w:r>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w:t>
      </w:r>
      <w:ins w:id="12" w:author="Janez Jenko" w:date="2020-05-23T18:52:00Z">
        <w:r>
          <w:rPr>
            <w:highlight w:val="green"/>
          </w:rPr>
          <w:t>r</w:t>
        </w:r>
      </w:ins>
      <w:r>
        <w:rPr>
          <w:highlight w:val="green"/>
        </w:rPr>
        <w:t>ogrammes.</w:t>
      </w:r>
      <w:r>
        <w:rPr/>
        <w:t xml:space="preserve"> Since milk recording is an example of a repeated phenotype with diminishing returns, we aimed to optimize investment into milk recording and genotyping. To this end we have compared a dairy breeding programme with conventional progeny testing and genomic testing under equal cost.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2"/>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We evaluated 36 genomic scenarios against the conventional scenario, all with equal costs,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2"/>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In summary, in the breeding programme we selected 3,849 out of 4,320 new-born females as cows and 139 as bull-dams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2"/>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costs.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w:t>
      </w:r>
      <w:del w:id="13" w:author="GORJANC Gregor" w:date="2020-05-06T00:36:00Z">
        <w:r>
          <w:rPr/>
          <w:delText>generating</w:delText>
        </w:r>
      </w:del>
      <w:ins w:id="14" w:author="Unknown Author" w:date="2020-05-06T11:46:00Z">
        <w:r>
          <w:rPr/>
          <w:t>obtaining</w:t>
        </w:r>
      </w:ins>
      <w:ins w:id="15" w:author="Janez Jenko" w:date="2020-05-23T19:17:00Z">
        <w:r>
          <w:rPr/>
          <w:t xml:space="preserve"> </w:t>
        </w:r>
      </w:ins>
      <w:del w:id="16" w:author="GORJANC Gregor" w:date="2020-05-06T00:36:00Z">
        <w:r>
          <w:rPr/>
          <w:delText xml:space="preserve"> </w:delText>
        </w:r>
      </w:del>
      <w:ins w:id="17" w:author="Unknown Author" w:date="2020-05-06T11:46:00Z">
        <w:r>
          <w:rPr/>
          <w:t xml:space="preserve">the </w:t>
        </w:r>
      </w:ins>
      <w:r>
        <w:rPr/>
        <w:t>dat</w:t>
      </w:r>
      <w:r>
        <w:rPr/>
        <w:commentReference w:id="6"/>
      </w:r>
      <w:r>
        <w:rPr/>
        <w:t>a</w:t>
      </w:r>
      <w:del w:id="18" w:author="Unknown Author" w:date="2020-05-06T11:46:00Z">
        <w:r>
          <w:rPr/>
          <w:delText xml:space="preserve"> recording</w:delText>
        </w:r>
      </w:del>
      <w:r>
        <w:rPr/>
        <w:t>.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w:t>
      </w:r>
      <w:del w:id="19" w:author="Janez Jenko" w:date="2020-05-23T19:20:00Z">
        <w:r>
          <w:rPr>
            <w:highlight w:val="white"/>
          </w:rPr>
          <w:delText xml:space="preserve"> </w:delText>
        </w:r>
      </w:del>
      <w:r>
        <w:rPr>
          <w:highlight w:val="white"/>
        </w:rPr>
        <w:t>.</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w:t>
      </w:r>
      <w:ins w:id="20" w:author="Janez Jenko" w:date="2020-05-23T19:22:00Z">
        <w:r>
          <w:rPr/>
          <w:t xml:space="preserve">as we did in our </w:t>
        </w:r>
      </w:ins>
      <w:del w:id="21" w:author="Janez Jenko" w:date="2020-05-23T19:22:00Z">
        <w:r>
          <w:rPr/>
          <w:delText xml:space="preserve">based on our </w:delText>
        </w:r>
      </w:del>
      <w:r>
        <w:rPr/>
        <w:t xml:space="preserve">previous </w:t>
      </w:r>
      <w:del w:id="22" w:author="Janez Jenko" w:date="2020-05-23T19:22:00Z">
        <w:r>
          <w:rPr/>
          <w:delText xml:space="preserve">work </w:delText>
        </w:r>
      </w:del>
      <w:ins w:id="23" w:author="Janez Jenko" w:date="2020-05-23T19:22:00Z">
        <w:r>
          <w:rPr/>
          <w:t xml:space="preserve">study </w:t>
        </w:r>
      </w:ins>
      <w:r>
        <w:rPr/>
        <w:t>[4]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w:t>
      </w:r>
      <w:ins w:id="24" w:author="GORJANC Gregor" w:date="2020-05-06T00:40:00Z">
        <w:commentRangeStart w:id="7"/>
        <w:r>
          <w:rPr/>
          <w:t>,</w:t>
        </w:r>
      </w:ins>
      <w:ins w:id="25" w:author="Unknown Author" w:date="2020-05-06T11:47:00Z">
        <w:r>
          <w:rPr/>
          <w:t xml:space="preserve"> </w:t>
        </w:r>
      </w:ins>
      <w:ins w:id="26" w:author="Unknown Author" w:date="2020-05-06T11:47:00Z">
        <w:commentRangeStart w:id="8"/>
        <w:r>
          <w:rPr/>
          <w:t>we</w:t>
        </w:r>
      </w:ins>
      <w:del w:id="27" w:author="Unknown Author" w:date="2020-05-06T11:47:00Z">
        <w:r>
          <w:rPr/>
          <w:delText xml:space="preserve"> we genotyped older cows and</w:delText>
        </w:r>
      </w:del>
      <w:ins w:id="28" w:author="GORJANC Gregor" w:date="2020-05-06T00:41:00Z">
        <w:r>
          <w:rPr/>
          <w:t xml:space="preserve"> </w:t>
        </w:r>
      </w:ins>
      <w:ins w:id="29" w:author="GORJANC Gregor" w:date="2020-05-06T00:40:00Z">
        <w:r>
          <w:rPr/>
          <w:t>did not reallocate</w:t>
        </w:r>
      </w:ins>
      <w:r>
        <w:rPr/>
      </w:r>
      <w:commentRangeEnd w:id="7"/>
      <w:r>
        <w:commentReference w:id="7"/>
      </w:r>
      <w:r>
        <w:rPr/>
        <w:commentReference w:id="9"/>
      </w:r>
      <w:ins w:id="30" w:author="GORJANC Gregor" w:date="2020-05-06T00:40:00Z">
        <w:r>
          <w:rPr/>
          <w:t xml:space="preserve"> the excess </w:t>
        </w:r>
      </w:ins>
      <w:ins w:id="31" w:author="GORJANC Gregor" w:date="2020-05-06T00:41:00Z">
        <w:r>
          <w:rPr/>
          <w:t>of re</w:t>
        </w:r>
      </w:ins>
      <w:ins w:id="32" w:author="Unknown Author" w:date="2020-05-06T11:47:00Z">
        <w:r>
          <w:rPr/>
          <w:t>so</w:t>
        </w:r>
      </w:ins>
      <w:del w:id="33" w:author="Unknown Author" w:date="2020-05-06T11:47:00Z">
        <w:r>
          <w:rPr/>
          <w:delText>os</w:delText>
        </w:r>
      </w:del>
      <w:ins w:id="34" w:author="GORJANC Gregor" w:date="2020-05-06T00:41:00Z">
        <w:r>
          <w:rPr/>
          <w:t xml:space="preserve">urces </w:t>
        </w:r>
      </w:ins>
      <w:ins w:id="35" w:author="GORJANC Gregor" w:date="2020-05-06T00:40:00Z">
        <w:r>
          <w:rPr/>
          <w:t>to male genotyping</w:t>
        </w:r>
      </w:ins>
      <w:r>
        <w:rPr/>
      </w:r>
      <w:commentRangeEnd w:id="8"/>
      <w:r>
        <w:commentReference w:id="8"/>
      </w:r>
      <w:r>
        <w:rPr/>
        <w:t>.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also decreased the price of every additional milk recording, hence the first recording was the most expensive and the cost of each subsequent control was 95% of the preceding control.</w:t>
      </w:r>
    </w:p>
    <w:p>
      <w:pPr>
        <w:pStyle w:val="Normal"/>
        <w:rPr>
          <w:rStyle w:val="Annotationreference"/>
          <w:rFonts w:cs="Mang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2"/>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 xml:space="preserve">Table </w:t>
      </w:r>
      <w:r>
        <w:rPr>
          <w:b/>
          <w:bCs/>
          <w:highlight w:val="yellow"/>
        </w:rPr>
        <w:t>1.</w:t>
      </w:r>
      <w:r>
        <w:rPr>
          <w:b/>
          <w:bCs/>
        </w:rPr>
        <w:t xml:space="preserve"> Number of genotyped animals per year by scenario and relative cost of phenotyping to genotyping.</w:t>
      </w:r>
      <w:r>
        <w:rPr/>
        <w:commentReference w:id="10"/>
      </w:r>
    </w:p>
    <w:tbl>
      <w:tblPr>
        <w:tblW w:w="9552"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650"/>
        <w:gridCol w:w="1307"/>
        <w:gridCol w:w="1307"/>
        <w:gridCol w:w="1306"/>
        <w:gridCol w:w="1307"/>
        <w:gridCol w:w="1307"/>
        <w:gridCol w:w="1313"/>
        <w:gridCol w:w="53"/>
      </w:tblGrid>
      <w:tr>
        <w:trPr>
          <w:cantSplit w:val="true"/>
        </w:trPr>
        <w:tc>
          <w:tcPr>
            <w:tcW w:w="1650"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47" w:type="dxa"/>
            <w:gridSpan w:val="6"/>
            <w:tcBorders>
              <w:top w:val="single" w:sz="8" w:space="0" w:color="000000"/>
              <w:bottom w:val="single" w:sz="2" w:space="0" w:color="000000"/>
              <w:insideH w:val="single" w:sz="2" w:space="0" w:color="000000"/>
            </w:tcBorders>
            <w:shd w:fill="auto" w:val="clear"/>
          </w:tcPr>
          <w:p>
            <w:pPr>
              <w:pStyle w:val="TableContents"/>
              <w:spacing w:lineRule="auto" w:line="276" w:before="86" w:after="58"/>
              <w:jc w:val="center"/>
              <w:rPr/>
            </w:pPr>
            <w:r>
              <w:rPr/>
              <w:t>Scenario</w:t>
            </w:r>
          </w:p>
        </w:tc>
        <w:tc>
          <w:tcPr>
            <w:tcW w:w="53" w:type="dxa"/>
            <w:tcBorders>
              <w:top w:val="single" w:sz="8" w:space="0" w:color="000000"/>
            </w:tcBorders>
            <w:shd w:fill="auto" w:val="clear"/>
          </w:tcPr>
          <w:p>
            <w:pPr>
              <w:pStyle w:val="Normal"/>
              <w:snapToGrid w:val="false"/>
              <w:spacing w:lineRule="auto" w:line="276" w:before="86" w:after="58"/>
              <w:jc w:val="center"/>
              <w:rPr/>
            </w:pPr>
            <w:r>
              <w:rPr/>
            </w:r>
          </w:p>
        </w:tc>
      </w:tr>
      <w:tr>
        <w:trPr>
          <w:cantSplit w:val="true"/>
        </w:trPr>
        <w:tc>
          <w:tcPr>
            <w:tcW w:w="1650"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6"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6" w:type="dxa"/>
            <w:gridSpan w:val="2"/>
            <w:tcBorders>
              <w:bottom w:val="single" w:sz="2" w:space="0" w:color="000000"/>
              <w:right w:val="single" w:sz="2" w:space="0" w:color="000000"/>
              <w:insideH w:val="single" w:sz="2" w:space="0" w:color="000000"/>
              <w:insideV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50" w:type="dxa"/>
            <w:tcBorders>
              <w:top w:val="single" w:sz="8" w:space="0" w:color="000000"/>
            </w:tcBorders>
            <w:shd w:color="auto"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6"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53" w:type="dxa"/>
            <w:tcBorders/>
            <w:shd w:fill="auto" w:val="clear"/>
          </w:tcPr>
          <w:p>
            <w:pPr>
              <w:pStyle w:val="Normal"/>
              <w:snapToGrid w:val="false"/>
              <w:spacing w:lineRule="auto" w:line="276" w:before="86" w:after="58"/>
              <w:rPr/>
            </w:pPr>
            <w:r>
              <w:rPr/>
            </w:r>
          </w:p>
        </w:tc>
      </w:tr>
      <w:tr>
        <w:trPr>
          <w:trHeight w:val="727" w:hRule="atLeast"/>
          <w:cantSplit w:val="true"/>
        </w:trPr>
        <w:tc>
          <w:tcPr>
            <w:tcW w:w="1650" w:type="dxa"/>
            <w:tcBorders/>
            <w:shd w:color="auto" w:fill="FFFFFF" w:val="clear"/>
            <w:vAlign w:val="center"/>
          </w:tcPr>
          <w:p>
            <w:pPr>
              <w:pStyle w:val="TableContents"/>
              <w:spacing w:lineRule="auto" w:line="276" w:before="86" w:after="58"/>
              <w:rPr/>
            </w:pPr>
            <w:r>
              <w:rPr/>
              <w:t>$P:$G = 1:1</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6"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53" w:type="dxa"/>
            <w:tcBorders/>
            <w:shd w:fill="auto" w:val="clear"/>
          </w:tcPr>
          <w:p>
            <w:pPr>
              <w:pStyle w:val="Normal"/>
              <w:snapToGrid w:val="false"/>
              <w:spacing w:lineRule="auto" w:line="276" w:before="86" w:after="58"/>
              <w:rPr/>
            </w:pPr>
            <w:r>
              <w:rPr/>
            </w:r>
          </w:p>
        </w:tc>
      </w:tr>
      <w:tr>
        <w:trPr>
          <w:trHeight w:val="727" w:hRule="atLeast"/>
          <w:cantSplit w:val="true"/>
        </w:trPr>
        <w:tc>
          <w:tcPr>
            <w:tcW w:w="1650" w:type="dxa"/>
            <w:tcBorders>
              <w:bottom w:val="single" w:sz="8" w:space="0" w:color="000000"/>
              <w:insideH w:val="single" w:sz="8" w:space="0" w:color="000000"/>
            </w:tcBorders>
            <w:shd w:color="auto" w:fill="FFFFFF" w:val="clear"/>
            <w:vAlign w:val="center"/>
          </w:tcPr>
          <w:p>
            <w:pPr>
              <w:pStyle w:val="TableContents"/>
              <w:spacing w:lineRule="auto" w:line="276" w:before="86" w:after="58"/>
              <w:rPr/>
            </w:pPr>
            <w:r>
              <w:rPr/>
              <w:t>$P:$G = 2:1</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6"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53" w:type="dxa"/>
            <w:tcBorders/>
            <w:shd w:fill="auto" w:val="clear"/>
          </w:tcPr>
          <w:p>
            <w:pPr>
              <w:pStyle w:val="Normal"/>
              <w:snapToGrid w:val="false"/>
              <w:spacing w:lineRule="auto" w:line="276" w:before="86" w:after="58"/>
              <w:rPr/>
            </w:pPr>
            <w:r>
              <w:rPr/>
            </w:r>
          </w:p>
        </w:tc>
      </w:tr>
    </w:tbl>
    <w:p>
      <w:pPr>
        <w:pStyle w:val="Heading2"/>
        <w:numPr>
          <w:ilvl w:val="1"/>
          <w:numId w:val="2"/>
        </w:numPr>
        <w:rPr/>
      </w:pPr>
      <w:r>
        <w:rPr>
          <w:b w:val="false"/>
          <w:bCs w:val="false"/>
          <w:lang w:val="en-GB"/>
        </w:rPr>
        <w:t>Scenarios are named “G” for</w:t>
      </w:r>
      <w:ins w:id="36" w:author="Unknown Author" w:date="2020-03-26T14:55:00Z">
        <w:r>
          <w:rPr>
            <w:b w:val="false"/>
            <w:bCs w:val="false"/>
            <w:lang w:val="en-GB"/>
          </w:rPr>
          <w:t xml:space="preserve"> </w:t>
        </w:r>
      </w:ins>
      <w:r>
        <w:rPr>
          <w:b w:val="false"/>
          <w:bCs w:val="false"/>
          <w:lang w:val="en-GB"/>
        </w:rPr>
        <w:t>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2"/>
        </w:numPr>
        <w:rPr/>
      </w:pPr>
      <w:r>
        <w:rPr/>
        <w:t>Analysis of scenarios</w:t>
      </w:r>
    </w:p>
    <w:p>
      <w:pPr>
        <w:pStyle w:val="Normal"/>
        <w:rPr/>
      </w:pPr>
      <w:commentRangeStart w:id="11"/>
      <w:r>
        <w:rPr>
          <w:highlight w:val="white"/>
        </w:rPr>
        <w:t xml:space="preserve">All scenarios had equal costs </w:t>
      </w:r>
      <w:r>
        <w:rPr>
          <w:highlight w:val="white"/>
        </w:rPr>
      </w:r>
      <w:commentRangeEnd w:id="11"/>
      <w:r>
        <w:commentReference w:id="11"/>
      </w:r>
      <w:r>
        <w:rPr>
          <w:highlight w:val="white"/>
        </w:rPr>
        <w:t xml:space="preserve">and we compared them based on their </w:t>
      </w:r>
      <w:ins w:id="37" w:author="Unknown Author" w:date="2020-05-06T10:43:00Z">
        <w:r>
          <w:rPr>
            <w:highlight w:val="white"/>
          </w:rPr>
          <w:t xml:space="preserve">final </w:t>
        </w:r>
      </w:ins>
      <w:r>
        <w:rPr>
          <w:highlight w:val="white"/>
        </w:rPr>
        <w:t>genetic gain</w:t>
      </w:r>
      <w:del w:id="38" w:author="Unknown Author" w:date="2020-05-06T10:43:00Z">
        <w:r>
          <w:rPr>
            <w:highlight w:val="white"/>
          </w:rPr>
          <w:delText xml:space="preserve"> per year</w:delText>
        </w:r>
      </w:del>
      <w:r>
        <w:rPr>
          <w:highlight w:val="white"/>
        </w:rPr>
        <w:t>, which indicated return for the same level of investment. We also compared the scenarios on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39" w:author="Unknown Author" w:date="2020-03-24T13:59:00Z">
        <w:r>
          <w:rPr>
            <w:highlight w:val="white"/>
          </w:rPr>
          <w:t xml:space="preserve"> </w:t>
        </w:r>
      </w:ins>
      <w:ins w:id="40" w:author="Unknown Author" w:date="2020-03-24T13:59:00Z">
        <w:commentRangeStart w:id="12"/>
        <w:r>
          <w:rPr>
            <w:highlight w:val="white"/>
          </w:rPr>
          <w:t>of the evaluation years</w:t>
        </w:r>
      </w:ins>
      <w:r>
        <w:rPr>
          <w:highlight w:val="white"/>
        </w:rPr>
      </w:r>
      <w:commentRangeEnd w:id="12"/>
      <w:r>
        <w:commentReference w:id="12"/>
      </w:r>
      <w:r>
        <w:rPr/>
        <w:commentReference w:id="13"/>
      </w:r>
      <w:r>
        <w:rPr>
          <w:highlight w:val="white"/>
        </w:rPr>
        <w:t>.</w:t>
      </w:r>
      <w:ins w:id="41"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iii) females candidates (non</w:t>
        <w:noBreakHyphen/>
        <w:t>genotyped non</w:t>
        <w:noBreakHyphen/>
        <w:t>phenotyped); and iv) dams (all active phenotyped cows and bull dams). We repeated simulation of the base population and each scenario 10 times and summarised results across the replicates.</w:t>
      </w:r>
    </w:p>
    <w:p>
      <w:pPr>
        <w:pStyle w:val="Heading1"/>
        <w:numPr>
          <w:ilvl w:val="0"/>
          <w:numId w:val="2"/>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gain of the conventional scenario by up to 143%, despite reduced phenotyping. The genetic gain further increased with increasing investment into genotyping, hence more animals genotyped. Compared to the conventional scenario, implementing genomic selection also 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Borders>
          <w:top w:val="single" w:sz="8" w:space="0" w:color="000001"/>
          <w:bottom w:val="single" w:sz="8" w:space="0" w:color="000001"/>
          <w:insideH w:val="single" w:sz="8" w:space="0" w:color="000001"/>
        </w:tblBorders>
        <w:tblCellMar>
          <w:top w:w="0" w:type="dxa"/>
          <w:left w:w="108" w:type="dxa"/>
          <w:bottom w:w="0" w:type="dxa"/>
          <w:right w:w="108" w:type="dxa"/>
        </w:tblCellMar>
        <w:tblLook w:noVBand="0" w:val="0000" w:noHBand="0" w:lastColumn="0" w:firstColumn="0" w:lastRow="0" w:firstRow="0"/>
      </w:tblPr>
      <w:tblGrid>
        <w:gridCol w:w="1703"/>
        <w:gridCol w:w="2640"/>
        <w:gridCol w:w="2647"/>
        <w:gridCol w:w="2642"/>
      </w:tblGrid>
      <w:tr>
        <w:trPr>
          <w:trHeight w:val="360" w:hRule="exact"/>
          <w:cantSplit w:val="true"/>
        </w:trPr>
        <w:tc>
          <w:tcPr>
            <w:tcW w:w="1703" w:type="dxa"/>
            <w:vMerge w:val="restart"/>
            <w:tcBorders>
              <w:top w:val="single" w:sz="8" w:space="0" w:color="000001"/>
              <w:bottom w:val="single" w:sz="8" w:space="0" w:color="000001"/>
              <w:insideH w:val="single" w:sz="8" w:space="0" w:color="000001"/>
            </w:tcBorders>
            <w:shd w:color="auto" w:fill="FFFFFF" w:val="clear"/>
            <w:vAlign w:val="center"/>
          </w:tcPr>
          <w:p>
            <w:pPr>
              <w:pStyle w:val="Standard"/>
              <w:spacing w:before="57" w:after="57"/>
              <w:ind w:hanging="0"/>
              <w:jc w:val="both"/>
              <w:rPr/>
            </w:pPr>
            <w:r>
              <w:rPr>
                <w:b/>
                <w:bCs/>
                <w:color w:val="000000"/>
                <w:szCs w:val="24"/>
                <w:highlight w:val="white"/>
                <w:lang w:val="en-GB"/>
              </w:rPr>
              <w:t>Scenario</w:t>
            </w:r>
            <w:r>
              <w:rPr>
                <w:b/>
                <w:bCs/>
                <w:color w:val="000000"/>
                <w:szCs w:val="24"/>
                <w:vertAlign w:val="superscript"/>
                <w:lang w:val="en-GB"/>
              </w:rPr>
              <w:t>*</w:t>
            </w:r>
          </w:p>
        </w:tc>
        <w:tc>
          <w:tcPr>
            <w:tcW w:w="7929" w:type="dxa"/>
            <w:gridSpan w:val="3"/>
            <w:tcBorders>
              <w:top w:val="single" w:sz="8" w:space="0" w:color="000001"/>
              <w:bottom w:val="single" w:sz="2" w:space="0" w:color="000001"/>
              <w:insideH w:val="single" w:sz="2"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insideH w:val="single" w:sz="8" w:space="0" w:color="000001"/>
            </w:tcBorders>
            <w:shd w:color="auto" w:fill="FFFFFF" w:val="clear"/>
            <w:vAlign w:val="center"/>
          </w:tcPr>
          <w:p>
            <w:pPr>
              <w:pStyle w:val="Normal"/>
              <w:snapToGrid w:val="false"/>
              <w:spacing w:before="0" w:after="240"/>
              <w:rPr/>
            </w:pPr>
            <w:r>
              <w:rPr/>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1:2</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1:1</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2:1</w:t>
            </w:r>
          </w:p>
        </w:tc>
      </w:tr>
      <w:tr>
        <w:trPr>
          <w:trHeight w:val="360" w:hRule="exact"/>
        </w:trPr>
        <w:tc>
          <w:tcPr>
            <w:tcW w:w="1703"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C11</w:t>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r>
      <w:tr>
        <w:trPr>
          <w:trHeight w:val="360" w:hRule="exact"/>
        </w:trPr>
        <w:tc>
          <w:tcPr>
            <w:tcW w:w="9632" w:type="dxa"/>
            <w:gridSpan w:val="4"/>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7.11</w:t>
            </w:r>
            <w:r>
              <w:rPr>
                <w:vertAlign w:val="subscript"/>
                <w:lang w:val="en-GB"/>
              </w:rPr>
              <w:t>0.16</w:t>
            </w:r>
            <w:r>
              <w:rPr>
                <w:vertAlign w:val="superscript"/>
                <w:lang w:val="en-GB"/>
              </w:rPr>
              <w:t>e,A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lang w:val="en-GB"/>
              </w:rPr>
              <w:t>7.24</w:t>
            </w:r>
            <w:r>
              <w:rPr>
                <w:vertAlign w:val="subscript"/>
                <w:lang w:val="en-GB"/>
              </w:rPr>
              <w:t>0.22</w:t>
            </w:r>
            <w:r>
              <w:rPr>
                <w:vertAlign w:val="superscript"/>
                <w:lang w:val="en-GB"/>
              </w:rPr>
              <w:t>c,A</w:t>
            </w:r>
          </w:p>
        </w:tc>
      </w:tr>
      <w:tr>
        <w:trPr>
          <w:trHeight w:val="360" w:hRule="exact"/>
        </w:trPr>
        <w:tc>
          <w:tcPr>
            <w:tcW w:w="9632" w:type="dxa"/>
            <w:gridSpan w:val="4"/>
            <w:tcBorders>
              <w:top w:val="single" w:sz="4" w:space="0" w:color="000001"/>
              <w:bottom w:val="single" w:sz="8" w:space="0" w:color="000000"/>
              <w:insideH w:val="single" w:sz="8" w:space="0" w:color="000000"/>
            </w:tcBorders>
            <w:shd w:color="auto" w:fill="FFFFFF" w:val="clear"/>
            <w:vAlign w:val="center"/>
          </w:tcPr>
          <w:p>
            <w:pPr>
              <w:pStyle w:val="Standard"/>
              <w:spacing w:lineRule="auto" w:line="360"/>
              <w:ind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7.00</w:t>
            </w:r>
            <w:r>
              <w:rPr>
                <w:color w:val="000000"/>
                <w:szCs w:val="24"/>
                <w:vertAlign w:val="subscript"/>
                <w:lang w:val="en-GB"/>
              </w:rPr>
              <w:t>0.30</w:t>
            </w:r>
            <w:r>
              <w:rPr>
                <w:color w:val="000000"/>
                <w:szCs w:val="24"/>
                <w:vertAlign w:val="superscript"/>
                <w:lang w:val="en-GB"/>
              </w:rPr>
              <w:t>de, A</w:t>
            </w:r>
          </w:p>
        </w:tc>
      </w:tr>
      <w:tr>
        <w:trPr>
          <w:trHeight w:val="360" w:hRule="exact"/>
        </w:trPr>
        <w:tc>
          <w:tcPr>
            <w:tcW w:w="1703"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6.78</w:t>
            </w:r>
            <w:r>
              <w:rPr>
                <w:vertAlign w:val="subscript"/>
                <w:lang w:val="en-GB"/>
              </w:rPr>
              <w:t>0.29</w:t>
            </w:r>
            <w:r>
              <w:rPr>
                <w:vertAlign w:val="superscript"/>
                <w:lang w:val="en-GB"/>
              </w:rPr>
              <w:t>f,A</w:t>
            </w:r>
          </w:p>
        </w:tc>
        <w:tc>
          <w:tcPr>
            <w:tcW w:w="2647"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2" w:type="dxa"/>
            <w:tcBorders>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b/>
          <w:bCs/>
          <w:color w:val="000000"/>
          <w:highlight w:val="white"/>
        </w:rPr>
        <w:t>Table S</w:t>
      </w:r>
      <w:r>
        <w:rPr>
          <w:rFonts w:eastAsia="Wingdings"/>
          <w:b/>
          <w:bCs/>
          <w:color w:val="000000"/>
          <w:highlight w:val="white"/>
        </w:rPr>
        <w:t>2</w:t>
      </w:r>
      <w:r>
        <w:rPr>
          <w:rFonts w:eastAsia="Wingdings"/>
          <w:b/>
          <w:bCs/>
          <w:color w:val="000000"/>
          <w:highlight w:val="white"/>
        </w:rPr>
        <w:t xml:space="preserve">. </w:t>
      </w:r>
      <w:r>
        <w:rPr>
          <w:rFonts w:eastAsia="Wingdings"/>
          <w:b/>
          <w:bCs/>
          <w:color w:val="000000"/>
          <w:highlight w:val="white"/>
        </w:rPr>
        <w:t xml:space="preserve">Intensity of sire selection by scenario and </w:t>
      </w:r>
      <w:r>
        <w:rPr>
          <w:rFonts w:eastAsia="Wingdings"/>
          <w:b/>
          <w:bCs/>
          <w:color w:val="000000"/>
          <w:highlight w:val="white"/>
        </w:rPr>
        <w:t>relative cost of phenotyping to genotyping.</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09"/>
        <w:gridCol w:w="2409"/>
        <w:gridCol w:w="2410"/>
        <w:gridCol w:w="2410"/>
      </w:tblGrid>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r>
          </w:p>
        </w:tc>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1:1</w:t>
            </w:r>
          </w:p>
        </w:tc>
        <w:tc>
          <w:tcPr>
            <w:tcW w:w="2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spacing w:lineRule="auto" w:line="240"/>
              <w:ind w:hanging="0"/>
              <w:jc w:val="center"/>
              <w:rPr/>
            </w:pPr>
            <w:r>
              <w:rPr>
                <w:b/>
                <w:bCs/>
                <w:color w:val="000000"/>
                <w:szCs w:val="24"/>
                <w:lang w:val="en-GB"/>
              </w:rPr>
              <w:t>$P:$G = 2:1</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C11</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1.80</w:t>
            </w:r>
            <w:r>
              <w:rPr/>
              <w:commentReference w:id="14"/>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1.80</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1.80</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G10</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1.32</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1.71</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2.02</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G9</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1.76</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2.06</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2.48</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G8</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1.99</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2.27</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2.52</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G5</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2.40</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2.85</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G2</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2.86</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3.11</w:t>
            </w:r>
          </w:p>
        </w:tc>
      </w:tr>
      <w:tr>
        <w:trPr>
          <w:trHeight w:val="363" w:hRule="exact"/>
        </w:trPr>
        <w:tc>
          <w:tcPr>
            <w:tcW w:w="2409" w:type="dxa"/>
            <w:tcBorders>
              <w:left w:val="single" w:sz="2" w:space="0" w:color="000000"/>
              <w:bottom w:val="single" w:sz="2" w:space="0" w:color="000000"/>
              <w:insideH w:val="single" w:sz="2" w:space="0" w:color="000000"/>
            </w:tcBorders>
            <w:shd w:fill="auto" w:val="clear"/>
          </w:tcPr>
          <w:p>
            <w:pPr>
              <w:pStyle w:val="Standard"/>
              <w:spacing w:lineRule="auto" w:line="240"/>
              <w:ind w:hanging="0"/>
              <w:jc w:val="both"/>
              <w:rPr>
                <w:b/>
                <w:b/>
                <w:bCs/>
                <w:color w:val="000000"/>
                <w:szCs w:val="24"/>
                <w:highlight w:val="white"/>
                <w:lang w:val="en-GB"/>
              </w:rPr>
            </w:pPr>
            <w:r>
              <w:rPr>
                <w:b/>
                <w:bCs/>
                <w:color w:val="000000"/>
                <w:szCs w:val="24"/>
                <w:highlight w:val="white"/>
                <w:lang w:val="en-GB"/>
              </w:rPr>
              <w:t>G1</w:t>
            </w:r>
          </w:p>
        </w:tc>
        <w:tc>
          <w:tcPr>
            <w:tcW w:w="2409"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2.70</w:t>
            </w:r>
          </w:p>
        </w:tc>
        <w:tc>
          <w:tcPr>
            <w:tcW w:w="2410" w:type="dxa"/>
            <w:tcBorders>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2.93</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3.14</w:t>
            </w:r>
          </w:p>
        </w:tc>
      </w:tr>
    </w:tbl>
    <w:p>
      <w:pPr>
        <w:pStyle w:val="Normal"/>
        <w:rPr/>
      </w:pPr>
      <w:r>
        <w:rPr>
          <w:rFonts w:eastAsia="Wingdings"/>
          <w:color w:val="000000"/>
          <w:highlight w:val="white"/>
        </w:rPr>
        <w:t>The scenarios are named C/G for conventional/genomic with numbers indicating the number of phenotype records per lactation.</w:t>
      </w:r>
    </w:p>
    <w:p>
      <w:pPr>
        <w:pStyle w:val="Normal"/>
        <w:rPr/>
      </w:pPr>
      <w:r>
        <w:rPr>
          <w:rFonts w:eastAsia="Wingdings"/>
          <w:color w:val="000000"/>
        </w:rPr>
        <w:t>G</w:t>
      </w:r>
      <w:r>
        <w:rPr/>
        <w:t xml:space="preserve">enomic scenarios with an initial training population increased the genetic gain of the conventional scenario between 79% and 143% for the same level of investment. The genetic gain increased with the increasing investment in genotyping, despite reduced phenotyping. We show this in Figure 1 and Table S1 with genetic gain by scenario and by relative cost of phenotyping to genotyping with an initial training population. When the cost of phenotyping was the same as the cost of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w:t>
      </w:r>
      <w:commentRangeStart w:id="15"/>
      <w:r>
        <w:rPr/>
        <w:t>0.73 to 1.65</w:t>
      </w:r>
      <w:r>
        <w:rPr/>
      </w:r>
      <w:commentRangeEnd w:id="15"/>
      <w:r>
        <w:commentReference w:id="15"/>
      </w:r>
      <w:r>
        <w:rPr/>
        <w:commentReference w:id="16"/>
      </w:r>
      <w:r>
        <w:rPr/>
        <w:t xml:space="preserve"> and increased the genetic gain by 79% (from 3.01 to 5.41). By reducing the phenotype records to nine or eight per lactation (G9 or G8), we respectively saved resources to genotype 800 or 1,345 animals per year, of which 100 or 165 were male candidates. This respectively increased the males selection intensity to 2.02 or 2.20,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different male selection intensities.</w:t>
      </w:r>
    </w:p>
    <w:p>
      <w:pPr>
        <w:pStyle w:val="Normal"/>
        <w:rPr>
          <w:b/>
          <w:b/>
          <w:bCs/>
        </w:rPr>
      </w:pPr>
      <w:commentRangeStart w:id="17"/>
      <w:r>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29" t="-41" r="-29" b="-41"/>
                    <a:stretch>
                      <a:fillRect/>
                    </a:stretch>
                  </pic:blipFill>
                  <pic:spPr bwMode="auto">
                    <a:xfrm>
                      <a:off x="0" y="0"/>
                      <a:ext cx="6120130" cy="4320540"/>
                    </a:xfrm>
                    <a:prstGeom prst="rect">
                      <a:avLst/>
                    </a:prstGeom>
                  </pic:spPr>
                </pic:pic>
              </a:graphicData>
            </a:graphic>
          </wp:inline>
        </w:drawing>
      </w:r>
      <w:commentRangeEnd w:id="17"/>
      <w:r>
        <w:commentReference w:id="17"/>
      </w:r>
      <w:r>
        <w:rPr/>
      </w:r>
    </w:p>
    <w:p>
      <w:pPr>
        <w:pStyle w:val="Normal"/>
        <w:rPr/>
      </w:pPr>
      <w:r>
        <w:rPr>
          <w:b/>
          <w:bCs/>
        </w:rPr>
        <w:t xml:space="preserve">Figure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2"/>
        </w:numPr>
        <w:rPr/>
      </w:pPr>
      <w:r>
        <w:rPr/>
        <w:t>Accuracy with an initial training population</w:t>
      </w:r>
    </w:p>
    <w:p>
      <w:pPr>
        <w:pStyle w:val="Normal"/>
        <w:rPr>
          <w:rStyle w:val="Annotationreference"/>
          <w:rFonts w:cs="Mangal"/>
          <w:color w:val="000000"/>
          <w:highlight w:val="white"/>
        </w:rPr>
      </w:pPr>
      <w:r>
        <w:rPr>
          <w:b/>
          <w:bCs/>
          <w:color w:val="000000"/>
          <w:highlight w:val="white"/>
        </w:rPr>
        <w:t>Table S</w:t>
      </w:r>
      <w:r>
        <w:rPr>
          <w:b/>
          <w:bCs/>
          <w:color w:val="000000"/>
          <w:highlight w:val="white"/>
        </w:rPr>
        <w:t>3</w:t>
      </w:r>
      <w:r>
        <w:rPr>
          <w:b/>
          <w:bCs/>
          <w:color w:val="000000"/>
          <w:highlight w:val="white"/>
        </w:rPr>
        <w:t xml:space="preserve"> Selection accuracy by scenario, relative cost of genotyping, and the availability of initial training population (TP).</w:t>
      </w:r>
    </w:p>
    <w:tbl>
      <w:tblPr>
        <w:tblW w:w="9609"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132"/>
        <w:gridCol w:w="1401"/>
        <w:gridCol w:w="1401"/>
        <w:gridCol w:w="1401"/>
        <w:gridCol w:w="1401"/>
        <w:gridCol w:w="1401"/>
        <w:gridCol w:w="1401"/>
        <w:gridCol w:w="69"/>
      </w:tblGrid>
      <w:tr>
        <w:trPr>
          <w:trHeight w:val="360" w:hRule="exact"/>
        </w:trPr>
        <w:tc>
          <w:tcPr>
            <w:tcW w:w="1132" w:type="dxa"/>
            <w:tcBorders>
              <w:top w:val="single" w:sz="8" w:space="0" w:color="000000"/>
            </w:tcBorders>
            <w:shd w:color="auto" w:fill="FFFFFF" w:val="clear"/>
            <w:vAlign w:val="center"/>
          </w:tcPr>
          <w:p>
            <w:pPr>
              <w:pStyle w:val="Standard"/>
              <w:snapToGrid w:val="false"/>
              <w:spacing w:lineRule="auto" w:line="360"/>
              <w:ind w:hanging="0"/>
              <w:jc w:val="both"/>
              <w:rPr>
                <w:color w:val="000000"/>
                <w:szCs w:val="24"/>
                <w:highlight w:val="white"/>
                <w:lang w:val="en-GB"/>
              </w:rPr>
            </w:pPr>
            <w:r>
              <w:rPr>
                <w:color w:val="000000"/>
                <w:szCs w:val="24"/>
                <w:highlight w:val="white"/>
                <w:lang w:val="en-GB"/>
              </w:rPr>
            </w:r>
          </w:p>
        </w:tc>
        <w:tc>
          <w:tcPr>
            <w:tcW w:w="8406" w:type="dxa"/>
            <w:gridSpan w:val="6"/>
            <w:tcBorders>
              <w:top w:val="single" w:sz="8" w:space="0" w:color="000000"/>
              <w:bottom w:val="single" w:sz="2" w:space="0" w:color="000000"/>
              <w:insideH w:val="single" w:sz="2" w:space="0" w:color="000000"/>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69" w:type="dxa"/>
            <w:tcBorders>
              <w:top w:val="single" w:sz="8" w:space="0" w:color="000000"/>
            </w:tcBorders>
            <w:shd w:fill="auto" w:val="clear"/>
          </w:tcPr>
          <w:p>
            <w:pPr>
              <w:pStyle w:val="Normal"/>
              <w:snapToGrid w:val="false"/>
              <w:spacing w:before="0" w:after="240"/>
              <w:rPr/>
            </w:pPr>
            <w:r>
              <w:rPr/>
            </w:r>
          </w:p>
        </w:tc>
      </w:tr>
      <w:tr>
        <w:trPr>
          <w:trHeight w:val="786" w:hRule="exact"/>
          <w:cantSplit w:val="true"/>
        </w:trPr>
        <w:tc>
          <w:tcPr>
            <w:tcW w:w="1132" w:type="dxa"/>
            <w:tcBorders/>
            <w:shd w:color="auto" w:fill="FFFFFF" w:val="clear"/>
            <w:vAlign w:val="center"/>
          </w:tcPr>
          <w:p>
            <w:pPr>
              <w:pStyle w:val="Normal"/>
              <w:snapToGrid w:val="false"/>
              <w:spacing w:before="0" w:after="240"/>
              <w:rPr/>
            </w:pPr>
            <w:r>
              <w:rPr/>
            </w:r>
          </w:p>
        </w:tc>
        <w:tc>
          <w:tcPr>
            <w:tcW w:w="4203" w:type="dxa"/>
            <w:gridSpan w:val="3"/>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 initial TP</w:t>
            </w:r>
          </w:p>
        </w:tc>
        <w:tc>
          <w:tcPr>
            <w:tcW w:w="4203" w:type="dxa"/>
            <w:gridSpan w:val="3"/>
            <w:tcBorders>
              <w:left w:val="single" w:sz="4" w:space="0" w:color="000000"/>
              <w:bottom w:val="single" w:sz="2" w:space="0" w:color="000000"/>
              <w:insideH w:val="single" w:sz="2"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Without initial TP</w:t>
            </w:r>
          </w:p>
        </w:tc>
        <w:tc>
          <w:tcPr>
            <w:tcW w:w="69" w:type="dxa"/>
            <w:tcBorders/>
            <w:shd w:fill="auto" w:val="clear"/>
          </w:tcPr>
          <w:p>
            <w:pPr>
              <w:pStyle w:val="Normal"/>
              <w:snapToGrid w:val="false"/>
              <w:spacing w:before="0" w:after="240"/>
              <w:rPr/>
            </w:pPr>
            <w:r>
              <w:rPr/>
            </w:r>
          </w:p>
        </w:tc>
      </w:tr>
      <w:tr>
        <w:trPr>
          <w:trHeight w:val="786" w:hRule="exact"/>
          <w:cantSplit w:val="true"/>
        </w:trPr>
        <w:tc>
          <w:tcPr>
            <w:tcW w:w="1132" w:type="dxa"/>
            <w:tcBorders>
              <w:left w:val="single" w:sz="2" w:space="0" w:color="000000"/>
              <w:bottom w:val="single" w:sz="4" w:space="0" w:color="000000"/>
              <w:insideH w:val="single" w:sz="4" w:space="0" w:color="000000"/>
            </w:tcBorders>
            <w:shd w:color="auto" w:fill="FFFFFF" w:val="clear"/>
            <w:vAlign w:val="center"/>
          </w:tcPr>
          <w:p>
            <w:pPr>
              <w:pStyle w:val="Normal"/>
              <w:snapToGrid w:val="false"/>
              <w:spacing w:before="0" w:after="240"/>
              <w:rPr/>
            </w:pPr>
            <w:r>
              <w:rPr/>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1401" w:type="dxa"/>
            <w:tcBorders>
              <w:left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69" w:type="dxa"/>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rStyle w:val="CommentReference6"/>
                <w:rFonts w:eastAsia="Noto Sans CJK SC Regular" w:cs="Mangal"/>
                <w:color w:val="000000"/>
                <w:lang w:val="en-GB" w:bidi="hi-IN"/>
              </w:rPr>
            </w:pPr>
            <w:commentRangeStart w:id="18"/>
            <w:r>
              <w:rPr>
                <w:b/>
                <w:bCs/>
                <w:highlight w:val="white"/>
                <w:lang w:val="en-GB"/>
              </w:rPr>
              <w:t>Male candidates</w:t>
            </w:r>
            <w:commentRangeEnd w:id="18"/>
            <w:r>
              <w:commentReference w:id="18"/>
            </w:r>
            <w:r>
              <w:rPr>
                <w:b/>
                <w:bCs/>
                <w:highlight w:val="white"/>
                <w:lang w:val="en-GB"/>
              </w:rPr>
            </w:r>
          </w:p>
        </w:tc>
      </w:tr>
      <w:tr>
        <w:trPr>
          <w:trHeight w:val="360" w:hRule="exact"/>
        </w:trPr>
        <w:tc>
          <w:tcPr>
            <w:tcW w:w="1132" w:type="dxa"/>
            <w:tcBorders/>
            <w:shd w:color="auto" w:fill="FFFFFF" w:val="clear"/>
            <w:vAlign w:val="center"/>
          </w:tcPr>
          <w:p>
            <w:pPr>
              <w:pStyle w:val="Standard"/>
              <w:spacing w:lineRule="auto" w:line="360"/>
              <w:ind w:hanging="0"/>
              <w:jc w:val="both"/>
              <w:rPr/>
            </w:pPr>
            <w:r>
              <w:rPr>
                <w:b/>
                <w:bCs/>
                <w:lang w:val="en-GB"/>
              </w:rPr>
              <w:t xml:space="preserve">C11, </w:t>
            </w:r>
            <w:r>
              <w:rPr>
                <w:lang w:val="en-GB"/>
              </w:rPr>
              <w:t>S1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 ,A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pPr>
            <w:r>
              <w:rPr>
                <w:b/>
                <w:bCs/>
                <w:lang w:val="en-GB"/>
              </w:rPr>
              <w:t xml:space="preserve">C11, </w:t>
            </w:r>
            <w:r>
              <w:rPr>
                <w:lang w:val="en-GB"/>
              </w:rPr>
              <w:t>S2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0.03</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0.02</w:t>
            </w:r>
            <w:r>
              <w:rPr>
                <w:vertAlign w:val="superscript"/>
                <w:lang w:val="en-GB"/>
              </w:rPr>
              <w:t>bc,AB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0.02</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bc,C *</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c,B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bc,B</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bc,A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Sires</w:t>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0.05</w:t>
            </w:r>
            <w:r>
              <w:rPr>
                <w:vertAlign w:val="superscript"/>
                <w:lang w:val="en-GB"/>
              </w:rPr>
              <w:t>b,A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bc,A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0.06</w:t>
            </w:r>
            <w:r>
              <w:rPr>
                <w:vertAlign w:val="superscript"/>
                <w:lang w:val="en-GB"/>
              </w:rPr>
              <w:t>b,A *</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0.06</w:t>
            </w:r>
            <w:r>
              <w:rPr>
                <w:vertAlign w:val="superscript"/>
                <w:lang w:val="en-GB"/>
              </w:rPr>
              <w:t>bc,AB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0.06</w:t>
            </w:r>
            <w:r>
              <w:rPr>
                <w:vertAlign w:val="superscript"/>
                <w:lang w:val="en-GB"/>
              </w:rPr>
              <w:t>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0.07</w:t>
            </w:r>
            <w:r>
              <w:rPr>
                <w:vertAlign w:val="superscript"/>
                <w:lang w:val="en-GB"/>
              </w:rPr>
              <w:t>b,A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0.07</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de,A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0.03</w:t>
            </w:r>
            <w:r>
              <w:rPr>
                <w:vertAlign w:val="superscript"/>
                <w:lang w:val="en-GB"/>
              </w:rPr>
              <w:t>b,A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de,A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0.65</w:t>
            </w:r>
            <w:r>
              <w:rPr>
                <w:vertAlign w:val="subscript"/>
                <w:lang w:val="en-GB"/>
              </w:rPr>
              <w:t>0.06</w:t>
            </w:r>
            <w:r>
              <w:rPr>
                <w:vertAlign w:val="superscript"/>
                <w:lang w:val="en-GB"/>
              </w:rPr>
              <w:t>c</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0.64</w:t>
            </w:r>
            <w:r>
              <w:rPr>
                <w:vertAlign w:val="subscript"/>
                <w:lang w:val="en-GB"/>
              </w:rPr>
              <w:t>0.07</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0.06</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0.05</w:t>
            </w:r>
            <w:r>
              <w:rPr>
                <w:vertAlign w:val="superscript"/>
                <w:lang w:val="en-GB"/>
              </w:rPr>
              <w:t>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bc</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0.03</w:t>
            </w:r>
            <w:r>
              <w:rPr>
                <w:vertAlign w:val="superscript"/>
                <w:lang w:val="en-GB"/>
              </w:rPr>
              <w:t>de,A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69" w:type="dxa"/>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pPr>
            <w:r>
              <w:rPr>
                <w:b/>
                <w:bCs/>
                <w:color w:val="000000"/>
                <w:szCs w:val="24"/>
                <w:highlight w:val="white"/>
                <w:lang w:val="en-GB"/>
              </w:rPr>
              <w:t>Female candidates</w:t>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0.46</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0.50</w:t>
            </w:r>
            <w:r>
              <w:rPr>
                <w:vertAlign w:val="subscript"/>
                <w:lang w:val="en-GB"/>
              </w:rPr>
              <w:t>0.01</w:t>
            </w:r>
            <w:r>
              <w:rPr>
                <w:vertAlign w:val="superscript"/>
                <w:lang w:val="en-GB"/>
              </w:rPr>
              <w:t>b,B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bc,B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bc,C</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0.54</w:t>
            </w:r>
            <w:r>
              <w:rPr>
                <w:vertAlign w:val="subscript"/>
                <w:lang w:val="en-GB"/>
              </w:rPr>
              <w:t>0.01</w:t>
            </w:r>
            <w:r>
              <w:rPr>
                <w:vertAlign w:val="superscript"/>
                <w:lang w:val="en-GB"/>
              </w:rPr>
              <w:t>bc,B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cd,C</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de,B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d,C</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e,AB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d,B</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69" w:type="dxa"/>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7" w:type="dxa"/>
            <w:gridSpan w:val="8"/>
            <w:tcBorders>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104"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Dams</w:t>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0.02</w:t>
            </w:r>
            <w:r>
              <w:rPr>
                <w:vertAlign w:val="superscript"/>
                <w:lang w:val="en-GB"/>
              </w:rPr>
              <w:t>b,B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0.01</w:t>
            </w:r>
            <w:r>
              <w:rPr>
                <w:vertAlign w:val="superscript"/>
                <w:lang w:val="en-GB"/>
              </w:rPr>
              <w:t>b,C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b,A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0.01</w:t>
            </w:r>
            <w:r>
              <w:rPr>
                <w:vertAlign w:val="superscript"/>
                <w:lang w:val="en-GB"/>
              </w:rPr>
              <w:t>c,C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0.02</w:t>
            </w:r>
            <w:r>
              <w:rPr>
                <w:vertAlign w:val="superscript"/>
                <w:lang w:val="en-GB"/>
              </w:rPr>
              <w:t>bc,A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0.02</w:t>
            </w:r>
            <w:r>
              <w:rPr>
                <w:vertAlign w:val="superscript"/>
                <w:lang w:val="en-GB"/>
              </w:rPr>
              <w:t>d,C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0.60</w:t>
            </w:r>
            <w:r>
              <w:rPr>
                <w:vertAlign w:val="subscript"/>
                <w:lang w:val="en-GB"/>
              </w:rPr>
              <w:t>0.02</w:t>
            </w:r>
            <w:r>
              <w:rPr>
                <w:vertAlign w:val="superscript"/>
                <w:lang w:val="en-GB"/>
              </w:rPr>
              <w:t>c,A *</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0.01</w:t>
            </w:r>
            <w:r>
              <w:rPr>
                <w:vertAlign w:val="superscript"/>
                <w:lang w:val="en-GB"/>
              </w:rPr>
              <w:t>d,B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0.02</w:t>
            </w:r>
            <w:r>
              <w:rPr>
                <w:vertAlign w:val="superscript"/>
                <w:lang w:val="en-GB"/>
              </w:rPr>
              <w:t>d,C</w:t>
            </w:r>
          </w:p>
        </w:tc>
        <w:tc>
          <w:tcPr>
            <w:tcW w:w="69"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2"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0.02</w:t>
            </w:r>
            <w:r>
              <w:rPr>
                <w:vertAlign w:val="superscript"/>
                <w:lang w:val="en-GB"/>
              </w:rPr>
              <w:t>d,A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e,C</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e,B</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0.02</w:t>
            </w:r>
            <w:r>
              <w:rPr>
                <w:vertAlign w:val="superscript"/>
                <w:lang w:val="en-GB"/>
              </w:rPr>
              <w:t>e,B</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d,B</w:t>
            </w:r>
          </w:p>
        </w:tc>
        <w:tc>
          <w:tcPr>
            <w:tcW w:w="1401" w:type="dxa"/>
            <w:tcBorders>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0.01</w:t>
            </w:r>
            <w:r>
              <w:rPr>
                <w:vertAlign w:val="superscript"/>
                <w:lang w:val="en-GB"/>
              </w:rPr>
              <w:t>e,AB</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69" w:type="dxa"/>
            <w:tcBorders/>
            <w:shd w:fill="auto" w:val="clear"/>
          </w:tcPr>
          <w:p>
            <w:pPr>
              <w:pStyle w:val="Normal"/>
              <w:snapToGrid w:val="false"/>
              <w:spacing w:before="0" w:after="240"/>
              <w:rPr>
                <w:b/>
                <w:b/>
                <w:bCs/>
              </w:rPr>
            </w:pPr>
            <w:r>
              <w:rPr>
                <w:b/>
                <w:bCs/>
              </w:rPr>
            </w:r>
          </w:p>
        </w:tc>
      </w:tr>
      <w:tr>
        <w:trPr>
          <w:trHeight w:val="360" w:hRule="exact"/>
        </w:trPr>
        <w:tc>
          <w:tcPr>
            <w:tcW w:w="1132"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1401" w:type="dxa"/>
            <w:tcBorders>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de,A</w:t>
            </w:r>
          </w:p>
        </w:tc>
        <w:tc>
          <w:tcPr>
            <w:tcW w:w="69" w:type="dxa"/>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candidates for progeny testing (S1) and the accuracy of selection of proven sires (S2). In genomic scenarios the male candidates were genotyped and non</w:t>
        <w:noBreakHyphen/>
        <w:t>phenotyped males. We also present the accuracy for sires currently used in artificial insemination (sires), for non</w:t>
        <w:noBreakHyphen/>
        <w:t>genotyped non</w:t>
        <w:noBreakHyphen/>
        <w:t>phenotyped females (female candidates), and for all active phenotyped cows and bull dams (dams).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 xml:space="preserve">Compared to the conventional scenario, genomic scenarios increased </w:t>
      </w:r>
      <w:commentRangeStart w:id="19"/>
      <w:r>
        <w:rPr/>
        <w:t>accuracy for young non</w:t>
        <w:noBreakHyphen/>
        <w:t>phenotyped male and female candidates</w:t>
      </w:r>
      <w:r>
        <w:rPr/>
      </w:r>
      <w:commentRangeEnd w:id="19"/>
      <w:r>
        <w:commentReference w:id="19"/>
      </w:r>
      <w:r>
        <w:rPr/>
        <w:t>, and dams, but decreased accuracy for sires. We show this in Figure 2 with the accuracy for male candidates, female candidates, sires, and dams with an initial training population and equal cost of phenotyping and genotyping. In Table S2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proven sires in the genomic scenarios was between 0.11 and 0.23 lower. The accuracy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2"/>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When an initial training population was not available, we increased the genetic gain of the conventional scenario between 31% and 134% by optimizing investment in phenotyping and genotyping. We show this in Figur</w:t>
      </w:r>
      <w:del w:id="43" w:author="Unknown Author" w:date="2020-05-25T08:03:16Z">
        <w:r>
          <w:rPr/>
          <w:commentReference w:id="20"/>
        </w:r>
      </w:del>
      <w:r>
        <w:rPr/>
        <w:t xml:space="preserve">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dams. We show this in Figure 3 with the accuracy without an initial </w:t>
      </w:r>
      <w:r>
        <w:rPr>
          <w:color w:val="000000"/>
        </w:rPr>
        <w:t>training population and equal cost of phenotyping and genotyping. In Table S2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rPr>
          <w:rFonts w:eastAsia="Wingdings"/>
          <w:b/>
          <w:b/>
          <w:bCs/>
        </w:rPr>
      </w:pPr>
      <w:bookmarkStart w:id="6" w:name="_GoBack"/>
      <w:r>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bookmarkEnd w:id="6"/>
    </w:p>
    <w:p>
      <w:pPr>
        <w:pStyle w:val="Normal"/>
        <w:rPr/>
      </w:pPr>
      <w:r>
        <w:rPr>
          <w:rFonts w:eastAsia="Wingdings"/>
          <w:b/>
          <w:bCs/>
        </w:rPr>
        <w:t xml:space="preserve">Figure 3 Genetic gain, training population size, and accuracy by scenario without initial training population (TP) and equal cost of phenotyping and genotyping.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2"/>
        </w:numPr>
        <w:rPr/>
      </w:pPr>
      <w:r>
        <w:rPr/>
        <w:t>Discussion</w:t>
      </w:r>
    </w:p>
    <w:p>
      <w:pPr>
        <w:pStyle w:val="Normal"/>
        <w:numPr>
          <w:ilvl w:val="0"/>
          <w:numId w:val="9"/>
        </w:numPr>
        <w:rPr/>
      </w:pPr>
      <w:ins w:id="44"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45" w:author="Unknown Author" w:date="2020-03-04T10:50:00Z">
        <w:r>
          <w:rPr/>
          <w:t>.</w:t>
        </w:r>
      </w:ins>
    </w:p>
    <w:p>
      <w:pPr>
        <w:pStyle w:val="Heading2"/>
        <w:numPr>
          <w:ilvl w:val="1"/>
          <w:numId w:val="2"/>
        </w:numPr>
        <w:rPr/>
      </w:pPr>
      <w:r>
        <w:rPr/>
        <w:t xml:space="preserve">1 Genetic gain </w:t>
      </w:r>
    </w:p>
    <w:p>
      <w:pPr>
        <w:pStyle w:val="Normal"/>
        <w:numPr>
          <w:ilvl w:val="0"/>
          <w:numId w:val="6"/>
        </w:numPr>
        <w:rPr/>
      </w:pPr>
      <w:r>
        <w:rPr/>
        <w:t xml:space="preserve">reference yes: </w:t>
      </w:r>
      <w:r>
        <w:rPr>
          <w:rFonts w:cs="Liberation Serif;Times New Roma"/>
        </w:rPr>
        <w:t xml:space="preserve">this mirrors the </w:t>
      </w:r>
      <w:r>
        <w:rPr/>
        <w:t>existence of international reference populations,</w:t>
      </w:r>
    </w:p>
    <w:p>
      <w:pPr>
        <w:pStyle w:val="Normal"/>
        <w:numPr>
          <w:ilvl w:val="0"/>
          <w:numId w:val="6"/>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6"/>
        </w:numPr>
        <w:rPr/>
      </w:pPr>
      <w:r>
        <w:rPr/>
        <w:t>compared to the baseline: reduced generation interval, higher accuracy of male candidates, higher intensity</w:t>
      </w:r>
    </w:p>
    <w:p>
      <w:pPr>
        <w:pStyle w:val="Normal"/>
        <w:numPr>
          <w:ilvl w:val="1"/>
          <w:numId w:val="6"/>
        </w:numPr>
        <w:rPr/>
      </w:pPr>
      <w:r>
        <w:rPr/>
        <w:t>among the genomic scenarios: accuracy does not increase with increasing genotyping, hence has to be the increasing</w:t>
      </w:r>
      <w:r>
        <w:rPr>
          <w:rFonts w:cs="Liberation Serif;Times New Roma"/>
          <w:color w:val="000000"/>
        </w:rPr>
        <w:t xml:space="preserve"> intensity of selection</w:t>
      </w:r>
    </w:p>
    <w:p>
      <w:pPr>
        <w:pStyle w:val="Normal"/>
        <w:numPr>
          <w:ilvl w:val="1"/>
          <w:numId w:val="6"/>
        </w:numPr>
        <w:rPr/>
      </w:pPr>
      <w:r>
        <w:rPr>
          <w:rFonts w:eastAsia="Times New Roman"/>
        </w:rPr>
        <w:t xml:space="preserve"> </w:t>
      </w:r>
      <w:r>
        <w:rPr/>
        <w:t>reducing phenotyping does not reduce accuracy enough to contradict the benefits</w:t>
      </w:r>
    </w:p>
    <w:p>
      <w:pPr>
        <w:pStyle w:val="Normal"/>
        <w:numPr>
          <w:ilvl w:val="1"/>
          <w:numId w:val="6"/>
        </w:numPr>
        <w:rPr/>
      </w:pPr>
      <w:r>
        <w:rPr/>
        <w:t>no reference: gain shoots up when we start with genomic selection of males</w:t>
      </w:r>
    </w:p>
    <w:p>
      <w:pPr>
        <w:pStyle w:val="Normal"/>
        <w:numPr>
          <w:ilvl w:val="0"/>
          <w:numId w:val="6"/>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4"/>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2"/>
        </w:numPr>
        <w:rPr/>
      </w:pPr>
      <w:r>
        <w:rPr/>
      </w:r>
    </w:p>
    <w:p>
      <w:pPr>
        <w:pStyle w:val="Heading2"/>
        <w:numPr>
          <w:ilvl w:val="1"/>
          <w:numId w:val="2"/>
        </w:numPr>
        <w:rPr/>
      </w:pPr>
      <w:r>
        <w:rPr/>
        <w:t>2 Accuracy</w:t>
      </w:r>
    </w:p>
    <w:p>
      <w:pPr>
        <w:pStyle w:val="Normal"/>
        <w:numPr>
          <w:ilvl w:val="0"/>
          <w:numId w:val="7"/>
        </w:numPr>
        <w:rPr/>
      </w:pPr>
      <w:r>
        <w:rPr>
          <w:b/>
          <w:bCs/>
        </w:rPr>
        <w:t>general</w:t>
      </w:r>
      <w:r>
        <w:rPr/>
        <w:t>: accuracy does not drop despite reduced phenotyping → because more animals genotyped</w:t>
      </w:r>
    </w:p>
    <w:p>
      <w:pPr>
        <w:pStyle w:val="Normal"/>
        <w:numPr>
          <w:ilvl w:val="0"/>
          <w:numId w:val="4"/>
        </w:numPr>
        <w:rPr/>
      </w:pPr>
      <w:r>
        <w:rPr/>
        <w:t xml:space="preserve">accuracy for male candidates persists high – </w:t>
      </w:r>
    </w:p>
    <w:p>
      <w:pPr>
        <w:pStyle w:val="Normal"/>
        <w:numPr>
          <w:ilvl w:val="1"/>
          <w:numId w:val="4"/>
        </w:numPr>
        <w:rPr/>
      </w:pPr>
      <w:r>
        <w:rPr/>
        <w:t>why is it high regardless the amount of genotyping and price ratio?</w:t>
      </w:r>
    </w:p>
    <w:p>
      <w:pPr>
        <w:pStyle w:val="Normal"/>
        <w:numPr>
          <w:ilvl w:val="0"/>
          <w:numId w:val="4"/>
        </w:numPr>
        <w:rPr/>
      </w:pPr>
      <w:r>
        <w:rPr/>
        <w:t>the accuracy for the dams and female candidates:</w:t>
      </w:r>
    </w:p>
    <w:p>
      <w:pPr>
        <w:pStyle w:val="Normal"/>
        <w:numPr>
          <w:ilvl w:val="1"/>
          <w:numId w:val="4"/>
        </w:numPr>
        <w:rPr/>
      </w:pPr>
      <w:r>
        <w:rPr>
          <w:b/>
          <w:bCs/>
        </w:rPr>
        <w:t xml:space="preserve">higher than conventional – </w:t>
      </w:r>
      <w:r>
        <w:rPr/>
        <w:t>more animals genotyped, higher connectedness</w:t>
      </w:r>
    </w:p>
    <w:p>
      <w:pPr>
        <w:pStyle w:val="Normal"/>
        <w:numPr>
          <w:ilvl w:val="1"/>
          <w:numId w:val="4"/>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4"/>
        </w:numPr>
        <w:rPr/>
      </w:pPr>
      <w:r>
        <w:rPr/>
        <w:t xml:space="preserve">WHY IS ACCURACY FOR </w:t>
      </w:r>
      <w:r>
        <w:rPr>
          <w:b/>
          <w:bCs/>
        </w:rPr>
        <w:t>FEMALE CANDIDATES THAT MUCH LOWER THAT THE MALE CANDIDATES</w:t>
      </w:r>
      <w:r>
        <w:rPr/>
        <w:t>? MALE CANDIdaTES are all GENOTYPED, FEMALE NOT</w:t>
      </w:r>
    </w:p>
    <w:p>
      <w:pPr>
        <w:pStyle w:val="Normal"/>
        <w:numPr>
          <w:ilvl w:val="1"/>
          <w:numId w:val="4"/>
        </w:numPr>
        <w:rPr/>
      </w:pPr>
      <w:r>
        <w:rPr/>
        <w:t>when all females (cows) genotyped, the accuracy closer to the one of male candidates (also all genotyped)</w:t>
      </w:r>
    </w:p>
    <w:p>
      <w:pPr>
        <w:pStyle w:val="Normal"/>
        <w:numPr>
          <w:ilvl w:val="0"/>
          <w:numId w:val="4"/>
        </w:numPr>
        <w:rPr/>
      </w:pPr>
      <w:r>
        <w:rPr/>
        <w:t>accuracy for sires – inconsistent, slight increase – why?</w:t>
      </w:r>
    </w:p>
    <w:p>
      <w:pPr>
        <w:pStyle w:val="Normal"/>
        <w:numPr>
          <w:ilvl w:val="1"/>
          <w:numId w:val="4"/>
        </w:numPr>
        <w:rPr/>
      </w:pPr>
      <w:r>
        <w:rPr/>
        <w:commentReference w:id="21"/>
      </w:r>
      <w:ins w:id="46"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4"/>
        </w:numPr>
        <w:rPr/>
      </w:pPr>
      <w:r>
        <w:rPr>
          <w:b/>
          <w:bCs/>
        </w:rPr>
        <w:t xml:space="preserve">Without initial reference </w:t>
      </w:r>
      <w:r>
        <w:rPr/>
        <w:t>– the accuracy decreases when minimal genotyping for males candidates</w:t>
      </w:r>
    </w:p>
    <w:p>
      <w:pPr>
        <w:pStyle w:val="Normal"/>
        <w:numPr>
          <w:ilvl w:val="1"/>
          <w:numId w:val="4"/>
        </w:numPr>
        <w:rPr/>
      </w:pPr>
      <w:r>
        <w:rPr/>
        <w:t>small reference population + “low” heritability of the phenotype (only 1 recording)</w:t>
      </w:r>
    </w:p>
    <w:p>
      <w:pPr>
        <w:pStyle w:val="Normal"/>
        <w:numPr>
          <w:ilvl w:val="1"/>
          <w:numId w:val="4"/>
        </w:numPr>
        <w:rPr/>
      </w:pPr>
      <w:r>
        <w:rPr/>
        <w:t>once it hits XX, accuracies high</w:t>
      </w:r>
      <w:ins w:id="47" w:author="Unknown Author" w:date="2019-11-14T08:00:00Z">
        <w:r>
          <w:rPr/>
          <w:t xml:space="preserve"> → </w:t>
        </w:r>
      </w:ins>
      <w:r>
        <w:rPr/>
        <w:t>XX animals for update enough to keep the accuracy high</w:t>
      </w:r>
    </w:p>
    <w:p>
      <w:pPr>
        <w:pStyle w:val="Normal"/>
        <w:numPr>
          <w:ilvl w:val="0"/>
          <w:numId w:val="4"/>
        </w:numPr>
        <w:rPr/>
      </w:pPr>
      <w:r>
        <w:rPr/>
        <w:t>Compare to theoretical accuracies</w:t>
      </w:r>
    </w:p>
    <w:p>
      <w:pPr>
        <w:pStyle w:val="Normal"/>
        <w:numPr>
          <w:ilvl w:val="1"/>
          <w:numId w:val="4"/>
        </w:numPr>
        <w:ind w:left="720" w:hanging="0"/>
        <w:rPr/>
      </w:pPr>
      <w:r>
        <w:rPr/>
      </w:r>
    </w:p>
    <w:p>
      <w:pPr>
        <w:pStyle w:val="Heading2"/>
        <w:numPr>
          <w:ilvl w:val="1"/>
          <w:numId w:val="2"/>
        </w:numPr>
        <w:ind w:left="720" w:hanging="0"/>
        <w:rPr/>
      </w:pPr>
      <w:r>
        <w:rPr/>
      </w:r>
    </w:p>
    <w:p>
      <w:pPr>
        <w:pStyle w:val="Normal"/>
        <w:numPr>
          <w:ilvl w:val="1"/>
          <w:numId w:val="4"/>
        </w:numPr>
        <w:ind w:left="720" w:hanging="0"/>
        <w:rPr/>
      </w:pPr>
      <w:del w:id="48" w:author="Unknown Author" w:date="2020-05-06T14:42:00Z">
        <w:r>
          <w:rPr/>
          <w:delText>3 Recommendations for the Yes/No reference – for breeding organizations</w:delText>
        </w:r>
      </w:del>
    </w:p>
    <w:p>
      <w:pPr>
        <w:pStyle w:val="Normal"/>
        <w:rPr/>
      </w:pPr>
      <w:r>
        <w:rPr/>
      </w:r>
    </w:p>
    <w:p>
      <w:pPr>
        <w:pStyle w:val="Heading2"/>
        <w:numPr>
          <w:ilvl w:val="1"/>
          <w:numId w:val="2"/>
        </w:numPr>
        <w:ind w:left="720" w:hanging="0"/>
        <w:rPr/>
      </w:pPr>
      <w:r>
        <w:rPr/>
      </w:r>
    </w:p>
    <w:p>
      <w:pPr>
        <w:pStyle w:val="Heading2"/>
        <w:numPr>
          <w:ilvl w:val="1"/>
          <w:numId w:val="2"/>
        </w:numPr>
        <w:ind w:left="720" w:hanging="0"/>
        <w:rPr/>
      </w:pPr>
      <w:ins w:id="49" w:author="Unknown Author" w:date="2020-05-06T14:42:00Z">
        <w:r>
          <w:rPr/>
          <w:t>3</w:t>
        </w:r>
      </w:ins>
      <w:del w:id="50" w:author="Unknown Author" w:date="2020-05-06T14:42:00Z">
        <w:r>
          <w:rPr/>
          <w:delText>4</w:delText>
        </w:r>
      </w:del>
      <w:r>
        <w:rPr/>
        <w:t xml:space="preserve"> Limitations and remarks</w:t>
      </w:r>
    </w:p>
    <w:p>
      <w:pPr>
        <w:pStyle w:val="Normal"/>
        <w:numPr>
          <w:ilvl w:val="0"/>
          <w:numId w:val="5"/>
        </w:numPr>
        <w:rPr/>
      </w:pPr>
      <w:r>
        <w:rPr/>
        <w:t>limitations: 25K limit</w:t>
      </w:r>
    </w:p>
    <w:p>
      <w:pPr>
        <w:pStyle w:val="Normal"/>
        <w:numPr>
          <w:ilvl w:val="0"/>
          <w:numId w:val="3"/>
        </w:numPr>
        <w:rPr/>
      </w:pPr>
      <w:r>
        <w:rPr/>
        <w:t>genotypes could be used also for parentage verification</w:t>
      </w:r>
    </w:p>
    <w:p>
      <w:pPr>
        <w:pStyle w:val="Normal"/>
        <w:numPr>
          <w:ilvl w:val="0"/>
          <w:numId w:val="3"/>
        </w:numPr>
        <w:rPr/>
      </w:pPr>
      <w:r>
        <w:rPr/>
        <w:t>Genomic data also for</w:t>
      </w:r>
      <w:del w:id="51" w:author="Unknown Author" w:date="2020-03-26T13:28:00Z">
        <w:r>
          <w:rPr/>
          <w:delText xml:space="preserve">  </w:delText>
        </w:r>
      </w:del>
      <w:ins w:id="52" w:author="Unknown Author" w:date="2020-03-26T13:28:00Z">
        <w:r>
          <w:rPr/>
          <w:t xml:space="preserve"> </w:t>
        </w:r>
      </w:ins>
      <w:r>
        <w:rPr/>
        <w:t>management – monogenic diseases, caseins, inbreding / mating control</w:t>
      </w:r>
    </w:p>
    <w:p>
      <w:pPr>
        <w:pStyle w:val="Normal"/>
        <w:numPr>
          <w:ilvl w:val="0"/>
          <w:numId w:val="3"/>
        </w:numPr>
        <w:rPr/>
      </w:pPr>
      <w:r>
        <w:rPr/>
        <w:t>phenotypes also for management → but it we cut the last one – the cows are already almost through the lactation, keep the recordings in the critical period</w:t>
      </w:r>
    </w:p>
    <w:p>
      <w:pPr>
        <w:pStyle w:val="Normal"/>
        <w:numPr>
          <w:ilvl w:val="0"/>
          <w:numId w:val="3"/>
        </w:numPr>
        <w:rPr/>
      </w:pPr>
      <w:ins w:id="53" w:author="Unknown Author" w:date="2020-03-26T12:01:00Z">
        <w:r>
          <w:rPr>
            <w:rStyle w:val="CommentReference3"/>
            <w:rFonts w:eastAsia="Times New Roman"/>
            <w:sz w:val="24"/>
            <w:szCs w:val="24"/>
            <w:highlight w:val="yellow"/>
          </w:rPr>
          <w:t xml:space="preserve"> </w:t>
        </w:r>
      </w:ins>
      <w:ins w:id="54"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3"/>
        </w:numPr>
        <w:rPr/>
      </w:pPr>
      <w:r>
        <w:rPr/>
        <w:t>future work: selective phenotyping?</w:t>
      </w:r>
    </w:p>
    <w:p>
      <w:pPr>
        <w:pStyle w:val="Normal"/>
        <w:rPr/>
      </w:pPr>
      <w:ins w:id="55" w:author="GORJANC Gregor" w:date="2020-03-23T18:01:00Z">
        <w:r>
          <w:rPr/>
          <w:t xml:space="preserve">Mention developments in </w:t>
        </w:r>
      </w:ins>
      <w:ins w:id="56" w:author="GORJANC Gregor" w:date="2020-03-23T18:02:00Z">
        <w:r>
          <w:rPr/>
          <w:t>the developing world (</w:t>
        </w:r>
      </w:ins>
      <w:ins w:id="57" w:author="GORJANC Gregor" w:date="2020-03-23T18:01:00Z">
        <w:r>
          <w:rPr/>
          <w:t>Africa</w:t>
        </w:r>
      </w:ins>
      <w:ins w:id="58" w:author="GORJANC Gregor" w:date="2020-03-23T18:02:00Z">
        <w:r>
          <w:rPr/>
          <w:t>) and cite Owen’s paper, maybe also Maria’s spatial paper and Ante’s EAAP abstract.</w:t>
        </w:r>
      </w:ins>
    </w:p>
    <w:p>
      <w:pPr>
        <w:pStyle w:val="Normal"/>
        <w:rPr/>
      </w:pPr>
      <w:ins w:id="59" w:author="GORJANC Gregor" w:date="2020-05-06T00:24:00Z">
        <w:r>
          <w:rPr/>
          <w:t>Milkin</w:t>
        </w:r>
      </w:ins>
      <w:ins w:id="60" w:author="GORJANC Gregor" w:date="2020-05-06T00:25:00Z">
        <w:r>
          <w:rPr/>
          <w:t>g</w:t>
        </w:r>
      </w:ins>
      <w:ins w:id="61" w:author="GORJANC Gregor" w:date="2020-05-06T00:24:00Z">
        <w:r>
          <w:rPr/>
          <w:t xml:space="preserve"> Robot</w:t>
        </w:r>
      </w:ins>
      <w:ins w:id="62" w:author="GORJANC Gregor" w:date="2020-05-06T00:25:00Z">
        <w:r>
          <w:rPr/>
          <w:t xml:space="preserve"> could change all of this!!</w:t>
        </w:r>
      </w:ins>
      <w:ins w:id="63" w:author="GORJANC Gregor" w:date="2020-05-06T00:24:00Z">
        <w:r>
          <w:rPr/>
          <w:t>!</w:t>
        </w:r>
      </w:ins>
    </w:p>
    <w:p>
      <w:pPr>
        <w:pStyle w:val="Heading2"/>
        <w:numPr>
          <w:ilvl w:val="1"/>
          <w:numId w:val="2"/>
        </w:numPr>
        <w:rPr/>
      </w:pPr>
      <w:ins w:id="64" w:author="GORJANC Gregor" w:date="2020-03-01T13:48:00Z">
        <w:r>
          <w:rPr/>
          <w:t xml:space="preserve">5 </w:t>
        </w:r>
      </w:ins>
      <w:ins w:id="65" w:author="GORJANC Gregor" w:date="2020-03-01T13:49:00Z">
        <w:r>
          <w:rPr/>
          <w:t>Implications</w:t>
        </w:r>
      </w:ins>
    </w:p>
    <w:p>
      <w:pPr>
        <w:pStyle w:val="Normal"/>
        <w:rPr/>
      </w:pPr>
      <w:ins w:id="66"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r>
        <w:rPr/>
        <w:commentReference w:id="22"/>
      </w:r>
      <w:r>
        <w:rPr/>
        <w:commentReference w:id="23"/>
      </w:r>
      <w:ins w:id="67"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68" w:author="Unknown Author" w:date="2020-03-24T12:08:00Z">
        <w:r>
          <w:rPr>
            <w:rStyle w:val="CommentReference2"/>
            <w:sz w:val="24"/>
            <w:szCs w:val="24"/>
            <w:highlight w:val="lightGray"/>
          </w:rPr>
          <w:t>ncreasing the number of phenotypic records increases the accuracy in a diminishing manner</w:t>
        </w:r>
      </w:ins>
      <w:ins w:id="69"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70"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r>
        <w:rPr/>
      </w:r>
    </w:p>
    <w:p>
      <w:pPr>
        <w:pStyle w:val="Normal"/>
        <w:rPr/>
      </w:pPr>
      <w:ins w:id="71" w:author="GORJANC Gregor" w:date="2020-03-01T13:49:00Z">
        <w:r>
          <w:rPr>
            <w:lang w:val="en-US"/>
          </w:rPr>
          <w:t>All phenotyped animals should be genotyped to increase the value of phenotype investments</w:t>
        </w:r>
      </w:ins>
      <w:ins w:id="72" w:author="GORJANC Gregor" w:date="2020-03-01T13:51:00Z">
        <w:r>
          <w:rPr>
            <w:lang w:val="en-US"/>
          </w:rPr>
          <w:t xml:space="preserve"> (a phenotype itself is useful for 1-3 generations with the pedigree model, but many more generations with the marke</w:t>
        </w:r>
      </w:ins>
      <w:ins w:id="73" w:author="GORJANC Gregor" w:date="2020-03-01T13:52:00Z">
        <w:r>
          <w:rPr>
            <w:lang w:val="en-US"/>
          </w:rPr>
          <w:t>r model</w:t>
        </w:r>
      </w:ins>
      <w:ins w:id="74" w:author="GORJANC Gregor" w:date="2020-03-01T13:49:00Z">
        <w:r>
          <w:rPr>
            <w:lang w:val="en-US"/>
          </w:rPr>
          <w:t xml:space="preserve"> – can we make some simple calculations to show this – based on Daetwyler formulas? Also, can we show the value for a farmer if he is </w:t>
        </w:r>
      </w:ins>
      <w:ins w:id="75"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76"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2"/>
        </w:numPr>
        <w:rPr/>
      </w:pPr>
      <w:r>
        <w:rPr/>
      </w:r>
    </w:p>
    <w:p>
      <w:pPr>
        <w:pStyle w:val="Heading1"/>
        <w:numPr>
          <w:ilvl w:val="0"/>
          <w:numId w:val="2"/>
        </w:numPr>
        <w:rPr/>
      </w:pPr>
      <w:r>
        <w:rPr/>
        <w:t>Conclusions</w:t>
      </w:r>
    </w:p>
    <w:p>
      <w:pPr>
        <w:pStyle w:val="Normal"/>
        <w:rPr>
          <w:highlight w:val="yellow"/>
          <w:del w:id="78" w:author="GORJANC Gregor" w:date="2020-02-28T14:03:00Z"/>
        </w:rPr>
      </w:pPr>
      <w:del w:id="77" w:author="GORJANC Gregor" w:date="2020-02-28T14:03:00Z">
        <w:r>
          <w:rPr/>
        </w:r>
      </w:del>
    </w:p>
    <w:p>
      <w:pPr>
        <w:pStyle w:val="Normal"/>
        <w:rPr/>
      </w:pPr>
      <w:ins w:id="79" w:author="GORJANC Gregor" w:date="2020-02-28T14:03:00Z">
        <w:r>
          <w:rPr>
            <w:highlight w:val="yellow"/>
          </w:rPr>
          <w:t>TODO</w:t>
        </w:r>
      </w:ins>
      <w:del w:id="80" w:author="GORJANC Gregor" w:date="2020-02-28T14:03:00Z">
        <w:r>
          <w:rPr>
            <w:highlight w:val="yellow"/>
          </w:rPr>
          <w:delText>List of abbreviations</w:delText>
        </w:r>
      </w:del>
    </w:p>
    <w:p>
      <w:pPr>
        <w:pStyle w:val="Normal"/>
        <w:rPr/>
      </w:pPr>
      <w:r>
        <w:rPr/>
      </w:r>
    </w:p>
    <w:p>
      <w:pPr>
        <w:pStyle w:val="Heading1"/>
        <w:numPr>
          <w:ilvl w:val="0"/>
          <w:numId w:val="2"/>
        </w:numPr>
        <w:rPr/>
      </w:pPr>
      <w:del w:id="81" w:author="GORJANC Gregor" w:date="2020-02-28T14:00:00Z">
        <w:r>
          <w:rPr/>
          <w:delText xml:space="preserve">Declarations </w:delText>
        </w:r>
      </w:del>
      <w:ins w:id="82" w:author="GORJANC Gregor" w:date="2020-02-28T14:00:00Z">
        <w:r>
          <w:rPr/>
          <w:t>Acknoweldgement</w:t>
        </w:r>
      </w:ins>
    </w:p>
    <w:p>
      <w:pPr>
        <w:pStyle w:val="Normal"/>
        <w:rPr/>
      </w:pPr>
      <w:ins w:id="83" w:author="GORJANC Gregor" w:date="2020-02-28T14:01:00Z">
        <w:r>
          <w:rPr/>
          <w:t>The authors acknowledge support from the BBSRC to The Roslin Institute (BBS/E/D/30002275) and The University of Edinburgh’s Data-Driven Innovation Chancellor’s fellowship.</w:t>
        </w:r>
      </w:ins>
      <w:del w:id="84" w:author="GORJANC Gregor" w:date="2020-02-28T14:00:00Z">
        <w:r>
          <w:rPr/>
          <w:delText xml:space="preserve">Ethics approval and consent to participate </w:delText>
        </w:r>
      </w:del>
    </w:p>
    <w:p>
      <w:pPr>
        <w:pStyle w:val="Normal"/>
        <w:rPr/>
      </w:pPr>
      <w:del w:id="85" w:author="GORJANC Gregor" w:date="2020-02-28T14:00:00Z">
        <w:r>
          <w:rPr/>
          <w:delText>Consent for publication</w:delText>
        </w:r>
      </w:del>
    </w:p>
    <w:p>
      <w:pPr>
        <w:pStyle w:val="Normal"/>
        <w:rPr/>
      </w:pPr>
      <w:del w:id="86" w:author="GORJANC Gregor" w:date="2020-02-28T14:00:00Z">
        <w:r>
          <w:rPr/>
          <w:delText xml:space="preserve">Availability of data and materials </w:delText>
        </w:r>
      </w:del>
    </w:p>
    <w:p>
      <w:pPr>
        <w:pStyle w:val="Heading1"/>
        <w:numPr>
          <w:ilvl w:val="0"/>
          <w:numId w:val="2"/>
        </w:numPr>
        <w:rPr/>
      </w:pPr>
      <w:r>
        <w:rPr/>
      </w:r>
    </w:p>
    <w:p>
      <w:pPr>
        <w:pStyle w:val="Heading1"/>
        <w:numPr>
          <w:ilvl w:val="0"/>
          <w:numId w:val="2"/>
        </w:numPr>
        <w:rPr/>
      </w:pPr>
      <w:r>
        <w:rPr/>
        <w:t>References</w:t>
      </w:r>
    </w:p>
    <w:p>
      <w:pPr>
        <w:pStyle w:val="Bibliography1"/>
        <w:rPr/>
      </w:pPr>
      <w:r>
        <w:rPr/>
      </w:r>
    </w:p>
    <w:p>
      <w:pPr>
        <w:pStyle w:val="Bibliography1"/>
        <w:rPr/>
      </w:pPr>
      <w:bookmarkStart w:id="7" w:name="ZOTERO_BREF_ZTYNFZHezFMV"/>
      <w:bookmarkEnd w:id="7"/>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8"/>
        </w:numPr>
        <w:rPr/>
      </w:pPr>
      <w:r>
        <w:rPr/>
        <w:t>Article within a journal</w:t>
      </w:r>
    </w:p>
    <w:p>
      <w:pPr>
        <w:pStyle w:val="Normal"/>
        <w:rPr/>
      </w:pPr>
      <w:r>
        <w:rPr/>
        <w:t>Smith JJ. The world of science. Am J Sci. 1999;36:234-5.</w:t>
      </w:r>
    </w:p>
    <w:p>
      <w:pPr>
        <w:pStyle w:val="ListParagraph"/>
        <w:numPr>
          <w:ilvl w:val="0"/>
          <w:numId w:val="8"/>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8"/>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8"/>
        </w:numPr>
        <w:ind w:left="1505" w:hanging="360"/>
        <w:rPr/>
      </w:pPr>
      <w:r>
        <w:rPr/>
      </w:r>
    </w:p>
    <w:p>
      <w:pPr>
        <w:pStyle w:val="ListParagraph"/>
        <w:numPr>
          <w:ilvl w:val="0"/>
          <w:numId w:val="8"/>
        </w:numPr>
        <w:ind w:left="1505"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8"/>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8"/>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8"/>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8"/>
        </w:numPr>
        <w:rPr/>
      </w:pPr>
      <w:r>
        <w:rPr/>
        <w:t>Software</w:t>
      </w:r>
    </w:p>
    <w:p>
      <w:pPr>
        <w:pStyle w:val="Normal"/>
        <w:rPr/>
      </w:pPr>
      <w:r>
        <w:rPr/>
        <w:t>R: a language and environment for statistical computing. R Foundation for Statistical Computing, Vienna; 2012. OpenURL</w:t>
      </w:r>
    </w:p>
    <w:p>
      <w:pPr>
        <w:pStyle w:val="ListParagraph"/>
        <w:numPr>
          <w:ilvl w:val="0"/>
          <w:numId w:val="8"/>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8"/>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8"/>
        </w:numPr>
        <w:rPr/>
      </w:pPr>
      <w:r>
        <w:rPr/>
        <w:t>FAO paper report</w:t>
      </w:r>
    </w:p>
    <w:p>
      <w:pPr>
        <w:pStyle w:val="Normal"/>
        <w:rPr/>
      </w:pPr>
      <w:r>
        <w:rPr/>
        <w:t>Koziner AB, Shtakelberg ER. Animal genetic resources of the USSR. Rome: FAO and UNEP; 1989.</w:t>
      </w:r>
    </w:p>
    <w:p>
      <w:pPr>
        <w:pStyle w:val="ListParagraph"/>
        <w:numPr>
          <w:ilvl w:val="0"/>
          <w:numId w:val="8"/>
        </w:numPr>
        <w:rPr/>
      </w:pPr>
      <w:r>
        <w:rPr/>
        <w:t>Institutional document</w:t>
      </w:r>
    </w:p>
    <w:p>
      <w:pPr>
        <w:pStyle w:val="Normal"/>
        <w:rPr/>
      </w:pPr>
      <w:r>
        <w:rPr/>
        <w:t>Iversen A, Hermansen Ø. Cost development in farming of Norwegian Salmon. Tromso: Nofima Report; 2017. p. 46.</w:t>
      </w:r>
    </w:p>
    <w:p>
      <w:pPr>
        <w:pStyle w:val="Heading1"/>
        <w:numPr>
          <w:ilvl w:val="0"/>
          <w:numId w:val="2"/>
        </w:numPr>
        <w:rPr/>
      </w:pPr>
      <w:r>
        <w:rPr/>
      </w:r>
    </w:p>
    <w:p>
      <w:pPr>
        <w:pStyle w:val="Heading1"/>
        <w:numPr>
          <w:ilvl w:val="0"/>
          <w:numId w:val="2"/>
        </w:numPr>
        <w:rPr/>
      </w:pPr>
      <w:r>
        <w:rPr/>
        <w:t>Figures</w:t>
      </w:r>
      <w:del w:id="87"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2"/>
        </w:numPr>
        <w:suppressAutoHyphens w:val="false"/>
        <w:rPr/>
      </w:pPr>
      <w:r>
        <w:rPr/>
      </w:r>
    </w:p>
    <w:p>
      <w:pPr>
        <w:pStyle w:val="Heading1"/>
        <w:numPr>
          <w:ilvl w:val="0"/>
          <w:numId w:val="2"/>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8"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0" w:val="0000" w:noHBand="0" w:lastColumn="0" w:firstColumn="0" w:lastRow="0" w:firstRow="0"/>
      </w:tblPr>
      <w:tblGrid>
        <w:gridCol w:w="1842"/>
        <w:gridCol w:w="1842"/>
        <w:gridCol w:w="1844"/>
        <w:gridCol w:w="1843"/>
        <w:gridCol w:w="1841"/>
      </w:tblGrid>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4"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3"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1"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4"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3"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4"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3"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2"/>
        </w:numPr>
        <w:suppressAutoHyphens w:val="false"/>
        <w:rPr/>
      </w:pPr>
      <w:r>
        <w:rPr/>
      </w:r>
    </w:p>
    <w:p>
      <w:pPr>
        <w:pStyle w:val="Heading1"/>
        <w:numPr>
          <w:ilvl w:val="0"/>
          <w:numId w:val="2"/>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rPr/>
      </w:pPr>
      <w:r>
        <w:rPr/>
        <w:t>Description:</w:t>
      </w:r>
      <w:r>
        <w:br w:type="page"/>
      </w:r>
    </w:p>
    <w:tbl>
      <w:tblPr>
        <w:tblW w:w="9645"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Look w:noVBand="0" w:val="0000" w:noHBand="0" w:lastColumn="0" w:firstColumn="0" w:lastRow="0" w:firstRow="0"/>
      </w:tblPr>
      <w:tblGrid>
        <w:gridCol w:w="1038"/>
        <w:gridCol w:w="1180"/>
        <w:gridCol w:w="1589"/>
        <w:gridCol w:w="1642"/>
        <w:gridCol w:w="1634"/>
        <w:gridCol w:w="1003"/>
        <w:gridCol w:w="1558"/>
      </w:tblGrid>
      <w:tr>
        <w:trPr/>
        <w:tc>
          <w:tcPr>
            <w:tcW w:w="9644"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spacing w:before="0" w:after="240"/>
              <w:rPr/>
            </w:pPr>
            <w:r>
              <w:rPr>
                <w:b/>
                <w:bCs/>
              </w:rPr>
              <w:t>Conventional selection,</w:t>
            </w:r>
            <w:r>
              <w:rPr/>
              <w:t xml:space="preserve"> BLUP simulation, 100 sires</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#records</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#daughters / sire</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Accuracy_sires</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Accuracy_cows</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Accuracy_non-phenotyped</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#cows</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#phenotypes</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0.93</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0.96</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0.97</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0.61</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b/>
                <w:b/>
                <w:bCs/>
              </w:rPr>
            </w:pPr>
            <w:r>
              <w:rPr>
                <w:b/>
                <w:bCs/>
              </w:rPr>
              <w:t>Genomic selection</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0.53</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0.58</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4"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0.85</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 w:hAnsi="Liberation Serif;Times New Roma" w:eastAsia="AR PL SungtiL GB" w:cs="Lohit Devanagari;Calibri"/>
          <w:kern w:val="0"/>
          <w:sz w:val="20"/>
          <w:lang w:val="en-US" w:eastAsia="en-US" w:bidi="en-US"/>
        </w:rPr>
        <w:t>Max 350 words</w:t>
      </w:r>
    </w:p>
  </w:comment>
  <w:comment w:id="1" w:author="Unknown Author" w:date="2020-05-06T15:01:00Z" w:initials="">
    <w:p>
      <w:r>
        <w:rPr>
          <w:rFonts w:ascii="Liberation Serif" w:hAnsi="Liberation Serif" w:eastAsia="AR PL SungtiL GB" w:cs="Lohit Devanagari"/>
          <w:kern w:val="0"/>
          <w:sz w:val="20"/>
          <w:lang w:val="en-US" w:eastAsia="en-US" w:bidi="en-US"/>
        </w:rPr>
        <w:t>These accuracies are now shown in a table at the very end!</w:t>
      </w:r>
    </w:p>
  </w:comment>
  <w:comment w:id="2" w:author="Unknown Author" w:date="2020-05-06T13:44:00Z" w:initials="">
    <w:p>
      <w:r>
        <w:rPr>
          <w:rFonts w:ascii="Liberation Serif" w:hAnsi="Liberation Serif" w:eastAsia="AR PL SungtiL GB" w:cs="Lohit Devanagari"/>
          <w:kern w:val="0"/>
          <w:sz w:val="20"/>
          <w:lang w:val="en-US" w:eastAsia="en-US" w:bidi="en-US"/>
        </w:rPr>
        <w:t>I would not put cows here since it basically does not change compared to the above (they have the same number of phenotype records, just the number of sisters changes)</w:t>
      </w:r>
    </w:p>
  </w:comment>
  <w:comment w:id="3" w:author="Janez Jenko" w:date="2020-05-23T18:39:00Z" w:initials="JJ">
    <w:p>
      <w:r>
        <w:rPr>
          <w:rFonts w:ascii="Liberation Serif" w:hAnsi="Liberation Serif" w:eastAsia="DejaVu Sans" w:cs="DejaVu Sans"/>
          <w:kern w:val="0"/>
          <w:lang w:val="en-US" w:eastAsia="en-US" w:bidi="en-US"/>
        </w:rPr>
        <w:t>Maybe just mention that the decrease in accuracy of non-phenotyped progeny is due to the decrease accuracy of cows.</w:t>
      </w:r>
    </w:p>
  </w:comment>
  <w:comment w:id="4" w:author="Unknown Author" w:date="2020-05-06T11:40:00Z" w:initials="">
    <w:p>
      <w:r>
        <w:rPr>
          <w:rFonts w:ascii="Liberation Serif" w:hAnsi="Liberation Serif" w:eastAsia="AR PL SungtiL GB" w:cs="Lohit Devanagari"/>
          <w:kern w:val="0"/>
          <w:sz w:val="20"/>
          <w:lang w:val="en-US" w:eastAsia="en-US" w:bidi="en-US"/>
        </w:rPr>
        <w:t>These are now the heritabilities taken from the above example (BLUP “simulation”)!= accuracyOfCows ** 2</w:t>
      </w:r>
    </w:p>
  </w:comment>
  <w:comment w:id="5" w:author="Unknown Author" w:date="2020-05-06T13:56:00Z" w:initials="">
    <w:p>
      <w:r>
        <w:rPr>
          <w:rFonts w:ascii="Liberation Serif" w:hAnsi="Liberation Serif" w:eastAsia="AR PL SungtiL GB" w:cs="Lohit Devanagari"/>
          <w:kern w:val="0"/>
          <w:sz w:val="20"/>
          <w:lang w:val="en-US" w:eastAsia="en-US" w:bidi="en-US"/>
        </w:rPr>
        <w:t>Again, the heritabilies are cow accuracies from BLUP **2Higher then theoretical, since we have sisters sharing information</w:t>
      </w:r>
    </w:p>
  </w:comment>
  <w:comment w:id="6" w:author="Unknown Author" w:date="2020-05-06T11:46:00Z" w:initials="">
    <w:p>
      <w:r>
        <w:rPr>
          <w:rFonts w:ascii="Liberation Serif" w:hAnsi="Liberation Serif" w:eastAsia="AR PL SungtiL GB" w:cs="Lohit Devanagari"/>
          <w:kern w:val="0"/>
          <w:sz w:val="20"/>
          <w:lang w:val="en-US" w:eastAsia="en-US" w:bidi="en-US"/>
        </w:rPr>
        <w:t>I would leave it as generate / obtain, since later on this money generates genotyping data</w:t>
      </w:r>
    </w:p>
  </w:comment>
  <w:comment w:id="7" w:author="GORJANC Gregor" w:date="2020-05-06T00:41:00Z" w:initials="GG">
    <w:p>
      <w:r>
        <w:rPr>
          <w:rFonts w:ascii="Liberation Serif" w:hAnsi="Liberation Serif" w:eastAsia="DejaVu Sans" w:cs="Mangal"/>
          <w:kern w:val="0"/>
          <w:sz w:val="20"/>
          <w:szCs w:val="18"/>
          <w:lang w:val="en-US" w:eastAsia="en-US" w:bidi="en-US"/>
        </w:rPr>
        <w:t>Correct?</w:t>
      </w:r>
    </w:p>
  </w:comment>
  <w:comment w:id="9" w:author="Unknown Author" w:date="2020-05-06T09:48:00Z" w:initials="">
    <w:p>
      <w:r>
        <w:rPr>
          <w:rFonts w:ascii="Liberation Serif" w:hAnsi="Liberation Serif" w:eastAsia="AR PL SungtiL GB" w:cs="Lohit Devanagari"/>
          <w:i/>
          <w:kern w:val="0"/>
          <w:sz w:val="16"/>
          <w:lang w:val="en-US" w:eastAsia="en-US" w:bidi="en-US"/>
        </w:rPr>
        <w:t>Reply to GORJANC Gregor (06/05/2020, 00:41): "..."</w:t>
      </w:r>
    </w:p>
    <w:p>
      <w:r>
        <w:rPr>
          <w:rFonts w:ascii="Liberation Serif" w:hAnsi="Liberation Serif" w:eastAsia="DejaVu Sans" w:cs="DejaVu Sans"/>
          <w:kern w:val="0"/>
          <w:sz w:val="20"/>
          <w:lang w:val="en-US" w:eastAsia="en-US" w:bidi="en-US"/>
        </w:rPr>
        <w:t>Not really – all females (even older) were already genotyped in these scenarios</w:t>
      </w:r>
    </w:p>
  </w:comment>
  <w:comment w:id="8" w:author="Janez Jenko" w:date="2020-05-23T19:23:00Z" w:initials="JJ">
    <w:p>
      <w:r>
        <w:rPr>
          <w:rFonts w:ascii="Liberation Serif" w:hAnsi="Liberation Serif" w:eastAsia="DejaVu Sans" w:cs="DejaVu Sans"/>
          <w:kern w:val="0"/>
          <w:lang w:val="en-US" w:eastAsia="en-US" w:bidi="en-US"/>
        </w:rPr>
        <w:t>This means that we have spent less money in some scenarios. I think this should be mentioned and also the notation that all the programs used the same amount of money should be corrected appropriately.</w:t>
      </w:r>
    </w:p>
  </w:comment>
  <w:comment w:id="10" w:author="Unknown Author" w:date="2020-03-03T17:11:00Z" w:initials="">
    <w:p>
      <w:r>
        <w:rPr>
          <w:rFonts w:ascii="Liberation Serif" w:hAnsi="Liberation Serif" w:eastAsia="DejaVu Sans" w:cs="DejaVu Sans"/>
          <w:color w:val="000000"/>
          <w:kern w:val="0"/>
          <w:lang w:eastAsia="en-US" w:bidi="en-US" w:val="en-US"/>
        </w:rPr>
        <w:t>15 words</w:t>
      </w:r>
    </w:p>
  </w:comment>
  <w:comment w:id="11" w:author="Janez Jenko" w:date="2020-05-23T19:36:00Z" w:initials="JJ">
    <w:p>
      <w:r>
        <w:rPr>
          <w:rFonts w:ascii="Liberation Serif" w:hAnsi="Liberation Serif" w:eastAsia="DejaVu Sans" w:cs="DejaVu Sans"/>
          <w:kern w:val="0"/>
          <w:lang w:val="en-US" w:eastAsia="en-US" w:bidi="en-US"/>
        </w:rPr>
        <w:t>I think this is not correct. Can you check this Jana?</w:t>
      </w:r>
    </w:p>
  </w:comment>
  <w:comment w:id="12" w:author="GORJANC Gregor" w:date="2020-05-06T00:46:00Z" w:initials="GG">
    <w:p>
      <w:r>
        <w:rPr>
          <w:rFonts w:ascii="Liberation Serif" w:hAnsi="Liberation Serif" w:eastAsia="DejaVu Sans" w:cs="Mangal"/>
          <w:kern w:val="0"/>
          <w:sz w:val="20"/>
          <w:szCs w:val="18"/>
          <w:lang w:val="en-US" w:eastAsia="en-US" w:bidi="en-US"/>
        </w:rPr>
        <w:t>By year?</w:t>
      </w:r>
    </w:p>
  </w:comment>
  <w:comment w:id="13" w:author="Unknown Author" w:date="2020-05-06T14:04:00Z" w:initials="">
    <w:p>
      <w:r>
        <w:rPr>
          <w:rFonts w:ascii="Liberation Serif" w:hAnsi="Liberation Serif" w:eastAsia="AR PL SungtiL GB" w:cs="Lohit Devanagari"/>
          <w:i/>
          <w:kern w:val="0"/>
          <w:sz w:val="16"/>
          <w:lang w:val="en-US" w:eastAsia="en-US" w:bidi="en-US"/>
        </w:rPr>
        <w:t>Reply to GORJANC Gregor (06/05/2020, 00:46): "..."</w:t>
      </w:r>
    </w:p>
    <w:p>
      <w:r>
        <w:rPr>
          <w:rFonts w:ascii="Liberation Serif" w:hAnsi="Liberation Serif" w:eastAsia="DejaVu Sans" w:cs="DejaVu Sans"/>
          <w:kern w:val="0"/>
          <w:sz w:val="20"/>
          <w:lang w:val="en-US" w:eastAsia="en-US" w:bidi="en-US"/>
        </w:rPr>
        <w:t>In each of the evaluation years I computed the accuracies and then computed the average. Should I state this in another way?</w:t>
      </w:r>
    </w:p>
  </w:comment>
  <w:comment w:id="14" w:author="Unknown Author" w:date="2020-05-25T09:09:41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GB"/>
        </w:rPr>
        <w:t>Small sample?</w:t>
      </w:r>
    </w:p>
  </w:comment>
  <w:comment w:id="15" w:author="Janez Jenko" w:date="2020-05-24T11:07:00Z" w:initials="JJ">
    <w:p>
      <w:r>
        <w:rPr>
          <w:rFonts w:ascii="Liberation Serif" w:hAnsi="Liberation Serif" w:eastAsia="DejaVu Sans" w:cs="DejaVu Sans"/>
          <w:kern w:val="0"/>
          <w:lang w:val="en-US" w:eastAsia="en-US" w:bidi="en-US"/>
        </w:rPr>
        <w:t>Maybe a supplementary table where male selection intensities would be presented for each scenario?</w:t>
      </w:r>
    </w:p>
  </w:comment>
  <w:comment w:id="16" w:author="Unknown Author" w:date="2020-05-25T09:25:29Z" w:initials="">
    <w:p>
      <w:r>
        <w:rPr>
          <w:rFonts w:eastAsia="AR PL SungtiL GB"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hi-IN" w:eastAsia="zh-CN" w:val="en-GB"/>
        </w:rPr>
        <w:t>Reply to Janez Jenko (24/05/2020, 11:07): "..."</w:t>
      </w:r>
    </w:p>
    <w:p>
      <w:r>
        <w:rPr>
          <w:rFonts w:ascii="Liberation Serif" w:hAnsi="Liberation Serif" w:eastAsia="DejaVu Sans" w:cs="DejaVu Sans"/>
          <w:kern w:val="0"/>
          <w:sz w:val="20"/>
          <w:lang w:val="en-GB" w:eastAsia="zh-CN" w:bidi="hi-IN"/>
        </w:rPr>
        <w:t>Added</w:t>
      </w:r>
    </w:p>
  </w:comment>
  <w:comment w:id="17" w:author="Janez Jenko" w:date="2020-05-24T10:59:00Z" w:initials="JJ">
    <w:p>
      <w:r>
        <w:rPr>
          <w:rFonts w:ascii="Liberation Serif" w:hAnsi="Liberation Serif" w:eastAsia="DejaVu Sans" w:cs="DejaVu Sans"/>
          <w:kern w:val="0"/>
          <w:lang w:val="en-US" w:eastAsia="en-US" w:bidi="en-US"/>
        </w:rPr>
        <w:t>Is there any good explanation why there is a drop in the increase in size of the TP size just before it reaches maximum? For G10 there is actually a drop in size of TP in the last few generations.</w:t>
      </w:r>
    </w:p>
  </w:comment>
  <w:comment w:id="18" w:author="Janez Jenko" w:date="2020-05-24T12:58:00Z" w:initials="JJ">
    <w:p>
      <w:r>
        <w:rPr>
          <w:rFonts w:ascii="Liberation Serif" w:hAnsi="Liberation Serif" w:eastAsia="DejaVu Sans" w:cs="DejaVu Sans"/>
          <w:kern w:val="0"/>
          <w:lang w:val="en-US" w:eastAsia="en-US" w:bidi="en-US"/>
        </w:rPr>
        <w:t>The difference in accuracies between the male candidates and female candidates are huge. I guess this is because male candidates are genotyped while female candidates are not. So only parental average was used for female candidates.</w:t>
      </w:r>
    </w:p>
    <w:p>
      <w:r>
        <w:rPr>
          <w:rFonts w:ascii="Liberation Serif" w:hAnsi="Liberation Serif" w:eastAsia="DejaVu Sans" w:cs="DejaVu Sans"/>
          <w:kern w:val="0"/>
          <w:lang w:val="en-US" w:eastAsia="en-US" w:bidi="en-US"/>
        </w:rPr>
        <w:t>What is really interesting here is that not more phenotypes on the dam of a female candidate, but the genotype of a female candidate dam then actually helps to increase the accuracy of progeny prediction.</w:t>
      </w:r>
    </w:p>
    <w:p>
      <w:r>
        <w:rPr>
          <w:rFonts w:ascii="Liberation Serif" w:hAnsi="Liberation Serif" w:eastAsia="DejaVu Sans" w:cs="DejaVu Sans"/>
          <w:kern w:val="0"/>
          <w:lang w:val="en-US" w:eastAsia="en-US" w:bidi="en-US"/>
        </w:rPr>
        <w:t>I think this should be mentioned in discussion.</w:t>
      </w:r>
    </w:p>
  </w:comment>
  <w:comment w:id="19" w:author="Janez Jenko" w:date="2020-05-24T13:09:00Z" w:initials="JJ">
    <w:p>
      <w:r>
        <w:rPr>
          <w:rFonts w:ascii="Liberation Serif" w:hAnsi="Liberation Serif" w:eastAsia="DejaVu Sans" w:cs="DejaVu Sans"/>
          <w:kern w:val="0"/>
          <w:lang w:val="en-US" w:eastAsia="en-US" w:bidi="en-US"/>
        </w:rPr>
        <w:t>We need to be careful here as young males are genotyped and young females are not. The reason for higher accuracy for young females is in genotyping their dams while for young sires it is in their own genotype.</w:t>
      </w:r>
    </w:p>
  </w:comment>
  <w:comment w:id="20" w:author="Unknown Author" w:date="2019-12-28T10:37:00Z" w:initials="">
    <w:p>
      <w:r>
        <w:rPr>
          <w:rFonts w:ascii="Liberation Serif" w:hAnsi="Liberation Serif" w:eastAsia="DejaVu Sans" w:cs="DejaVu Sans"/>
          <w:kern w:val="0"/>
          <w:lang w:eastAsia="en-US" w:bidi="en-US" w:val="en-US"/>
        </w:rPr>
        <w:t>Če bomo na tem mestu primerjali z / brez reference, ali bi bilo bolje namesto slike spodaj dati v rezultate tabelo, ki primerja gain in accuracy za 1:1 z /brez reference?</w:t>
      </w:r>
    </w:p>
  </w:comment>
  <w:comment w:id="21" w:author="Unknown Author" w:date="2020-02-06T12:25:00Z" w:initials="">
    <w:p>
      <w:r>
        <w:rPr>
          <w:rFonts w:ascii="Liberation Serif" w:hAnsi="Liberation Serif" w:eastAsia="DejaVu Sans" w:cs="DejaVu Sans"/>
          <w:kern w:val="0"/>
          <w:lang w:eastAsia="en-US" w:bidi="en-US" w:val="en-US"/>
        </w:rPr>
        <w:t>Diskusija</w:t>
      </w:r>
    </w:p>
  </w:comment>
  <w:comment w:id="22" w:author="Unknown Author" w:date="2020-03-03T14:14:00Z" w:initials="">
    <w:p>
      <w:r>
        <w:rPr>
          <w:rFonts w:ascii="Liberation Serif;Times New Roma" w:hAnsi="Liberation Serif;Times New Roma" w:eastAsia="AR PL SungtiL GB" w:cs="Liberation Serif;Times New Roma"/>
          <w:kern w:val="0"/>
          <w:sz w:val="20"/>
          <w:lang w:val="en-US" w:eastAsia="en-US" w:bidi="en-US"/>
        </w:rPr>
        <w:t>Potential material for discussion</w:t>
      </w:r>
    </w:p>
  </w:comment>
  <w:comment w:id="23" w:author="GORJANC Gregor" w:date="2020-03-23T11:00:00Z" w:initials="GG">
    <w:p>
      <w:r>
        <w:rPr>
          <w:rFonts w:ascii="Liberation Serif" w:hAnsi="Liberation Serif" w:eastAsia="DejaVu Sans" w:cs="Mangal"/>
          <w:kern w:val="0"/>
          <w:sz w:val="20"/>
          <w:szCs w:val="18"/>
          <w:lang w:val="en-US" w:eastAsia="en-US" w:bidi="en-US"/>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680" w:leader="none"/>
        <w:tab w:val="right" w:pos="9360"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7">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decimal"/>
      <w:lvlText w:val="%1."/>
      <w:lvlJc w:val="left"/>
      <w:pPr>
        <w:ind w:left="785" w:hanging="360"/>
      </w:pPr>
      <w:rPr>
        <w:sz w:val="24"/>
        <w:i w:val="false"/>
        <w:iCs w:val="false"/>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isplayBackgroundShape/>
  <w:defaultTabStop w:val="864"/>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pageBreakBefore/>
      <w:numPr>
        <w:ilvl w:val="0"/>
        <w:numId w:val="1"/>
      </w:numPr>
      <w:outlineLvl w:val="0"/>
    </w:pPr>
    <w:rPr>
      <w:b/>
      <w:sz w:val="36"/>
      <w:szCs w:val="36"/>
    </w:rPr>
  </w:style>
  <w:style w:type="paragraph" w:styleId="Heading2">
    <w:name w:val="Heading 2"/>
    <w:basedOn w:val="Normal"/>
    <w:next w:val="Normal"/>
    <w:uiPriority w:val="9"/>
    <w:unhideWhenUsed/>
    <w:qFormat/>
    <w:pPr>
      <w:numPr>
        <w:ilvl w:val="1"/>
        <w:numId w:val="1"/>
      </w:numPr>
      <w:outlineLvl w:val="1"/>
    </w:pPr>
    <w:rPr>
      <w:b/>
      <w:bCs/>
      <w:lang w:val="en-U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InternetLink" w:customStyle="1">
    <w:name w:val="Internet Link"/>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VisitedInternetLink" w:customStyle="1">
    <w:name w:val="Visited Internet Link"/>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stLabel19" w:customStyle="1">
    <w:name w:val="ListLabel 19"/>
    <w:qFormat/>
    <w:rPr>
      <w:rFonts w:ascii="Times New Roman" w:hAnsi="Times New Roman" w:cs="Times New Roman"/>
      <w:i w:val="false"/>
      <w:sz w:val="24"/>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uiPriority w:val="99"/>
    <w:semiHidden/>
    <w:unhideWhenUsed/>
    <w:qFormat/>
    <w:rsid w:val="007875c8"/>
    <w:rPr/>
  </w:style>
  <w:style w:type="character" w:styleId="ListLabel20">
    <w:name w:val="ListLabel 20"/>
    <w:qFormat/>
    <w:rPr>
      <w:rFonts w:cs="OpenSymbol;Arial Unicode MS"/>
      <w:sz w:val="24"/>
      <w:szCs w:val="24"/>
      <w:highlight w:val="yellow"/>
      <w:lang w:val="en-U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sz w:val="24"/>
      <w:szCs w:val="24"/>
      <w:highlight w:val="yellow"/>
      <w:lang w:val="en-U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sz w:val="24"/>
      <w:szCs w:val="24"/>
      <w:highlight w:val="yellow"/>
      <w:lang w:val="en-US"/>
    </w:rPr>
  </w:style>
  <w:style w:type="character" w:styleId="ListLabel27">
    <w:name w:val="ListLabel 27"/>
    <w:qFormat/>
    <w:rPr>
      <w:rFonts w:cs="OpenSymbol;Arial Unicode MS"/>
    </w:rPr>
  </w:style>
  <w:style w:type="character" w:styleId="ListLabel28">
    <w:name w:val="ListLabel 28"/>
    <w:qFormat/>
    <w:rPr>
      <w:rFonts w:cs="OpenSymbol;Arial Unicode MS"/>
    </w:rPr>
  </w:style>
  <w:style w:type="character" w:styleId="ListLabel29">
    <w:name w:val="ListLabel 29"/>
    <w:qFormat/>
    <w:rPr>
      <w:rFonts w:cs="OpenSymbol;Arial Unicode MS"/>
      <w:lang w:val="en-US"/>
    </w:rPr>
  </w:style>
  <w:style w:type="character" w:styleId="ListLabel30">
    <w:name w:val="ListLabel 30"/>
    <w:qFormat/>
    <w:rPr>
      <w:rFonts w:cs="OpenSymbol;Arial Unicode MS"/>
      <w:highlight w:val="green"/>
      <w:lang w:val="en-US"/>
    </w:rPr>
  </w:style>
  <w:style w:type="character" w:styleId="ListLabel31">
    <w:name w:val="ListLabel 31"/>
    <w:qFormat/>
    <w:rPr>
      <w:rFonts w:cs="OpenSymbol;Arial Unicode MS"/>
      <w:highlight w:val="green"/>
      <w:lang w:val="en-US"/>
    </w:rPr>
  </w:style>
  <w:style w:type="character" w:styleId="ListLabel32">
    <w:name w:val="ListLabel 32"/>
    <w:qFormat/>
    <w:rPr>
      <w:rFonts w:cs="OpenSymbol;Arial Unicode MS"/>
      <w:lang w:val="en-US"/>
    </w:rPr>
  </w:style>
  <w:style w:type="character" w:styleId="ListLabel33">
    <w:name w:val="ListLabel 33"/>
    <w:qFormat/>
    <w:rPr>
      <w:rFonts w:cs="OpenSymbol;Arial Unicode MS"/>
      <w:highlight w:val="green"/>
      <w:lang w:val="en-US"/>
    </w:rPr>
  </w:style>
  <w:style w:type="character" w:styleId="ListLabel34">
    <w:name w:val="ListLabel 34"/>
    <w:qFormat/>
    <w:rPr>
      <w:rFonts w:cs="OpenSymbol;Arial Unicode MS"/>
      <w:highlight w:val="green"/>
      <w:lang w:val="en-US"/>
    </w:rPr>
  </w:style>
  <w:style w:type="character" w:styleId="ListLabel35">
    <w:name w:val="ListLabel 35"/>
    <w:qFormat/>
    <w:rPr>
      <w:rFonts w:cs="OpenSymbol;Arial Unicode MS"/>
      <w:lang w:val="en-US"/>
    </w:rPr>
  </w:style>
  <w:style w:type="character" w:styleId="ListLabel36">
    <w:name w:val="ListLabel 36"/>
    <w:qFormat/>
    <w:rPr>
      <w:rFonts w:cs="OpenSymbol;Arial Unicode MS"/>
      <w:highlight w:val="green"/>
      <w:lang w:val="en-US"/>
    </w:rPr>
  </w:style>
  <w:style w:type="character" w:styleId="ListLabel37">
    <w:name w:val="ListLabel 37"/>
    <w:qFormat/>
    <w:rPr>
      <w:rFonts w:cs="OpenSymbol;Arial Unicode MS"/>
      <w:highlight w:val="green"/>
      <w:lang w:val="en-U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strike w:val="false"/>
      <w:dstrike w:val="false"/>
      <w:outline w:val="false"/>
      <w:shadow w:val="false"/>
      <w:color w:val="000000"/>
      <w:spacing w:val="0"/>
      <w:kern w:val="2"/>
      <w:sz w:val="22"/>
      <w:em w:val="none"/>
      <w:lang w:val="en-GB"/>
    </w:rPr>
  </w:style>
  <w:style w:type="character" w:styleId="ListLabel48">
    <w:name w:val="ListLabel 48"/>
    <w:qFormat/>
    <w:rPr>
      <w:rFonts w:cs="OpenSymbol;Arial Unicode MS"/>
      <w:color w:val="000000"/>
      <w:lang w:val="en-GB"/>
    </w:rPr>
  </w:style>
  <w:style w:type="character" w:styleId="ListLabel49">
    <w:name w:val="ListLabel 49"/>
    <w:qFormat/>
    <w:rPr>
      <w:rFonts w:cs="OpenSymbol;Arial Unicode MS"/>
      <w:color w:val="000000"/>
      <w:lang w:val="en-GB"/>
    </w:rPr>
  </w:style>
  <w:style w:type="character" w:styleId="ListLabel50">
    <w:name w:val="ListLabel 50"/>
    <w:qFormat/>
    <w:rPr>
      <w:rFonts w:cs="OpenSymbol;Arial Unicode MS"/>
      <w:strike w:val="false"/>
      <w:dstrike w:val="false"/>
      <w:outline w:val="false"/>
      <w:shadow w:val="false"/>
      <w:color w:val="000000"/>
      <w:spacing w:val="0"/>
      <w:kern w:val="2"/>
      <w:sz w:val="22"/>
      <w:em w:val="none"/>
      <w:lang w:val="en-GB"/>
    </w:rPr>
  </w:style>
  <w:style w:type="character" w:styleId="ListLabel51">
    <w:name w:val="ListLabel 51"/>
    <w:qFormat/>
    <w:rPr>
      <w:rFonts w:cs="OpenSymbol;Arial Unicode MS"/>
      <w:color w:val="000000"/>
      <w:lang w:val="en-GB"/>
    </w:rPr>
  </w:style>
  <w:style w:type="character" w:styleId="ListLabel52">
    <w:name w:val="ListLabel 52"/>
    <w:qFormat/>
    <w:rPr>
      <w:rFonts w:cs="OpenSymbol;Arial Unicode MS"/>
      <w:color w:val="000000"/>
      <w:lang w:val="en-GB"/>
    </w:rPr>
  </w:style>
  <w:style w:type="character" w:styleId="ListLabel53">
    <w:name w:val="ListLabel 53"/>
    <w:qFormat/>
    <w:rPr>
      <w:rFonts w:cs="OpenSymbol;Arial Unicode MS"/>
      <w:strike w:val="false"/>
      <w:dstrike w:val="false"/>
      <w:outline w:val="false"/>
      <w:shadow w:val="false"/>
      <w:color w:val="000000"/>
      <w:spacing w:val="0"/>
      <w:kern w:val="2"/>
      <w:sz w:val="22"/>
      <w:em w:val="none"/>
      <w:lang w:val="en-GB"/>
    </w:rPr>
  </w:style>
  <w:style w:type="character" w:styleId="ListLabel54">
    <w:name w:val="ListLabel 54"/>
    <w:qFormat/>
    <w:rPr>
      <w:rFonts w:cs="OpenSymbol;Arial Unicode MS"/>
      <w:color w:val="000000"/>
      <w:lang w:val="en-GB"/>
    </w:rPr>
  </w:style>
  <w:style w:type="character" w:styleId="ListLabel55">
    <w:name w:val="ListLabel 55"/>
    <w:qFormat/>
    <w:rPr>
      <w:rFonts w:cs="OpenSymbol;Arial Unicode MS"/>
      <w:color w:val="000000"/>
      <w:lang w:val="en-GB"/>
    </w:rPr>
  </w:style>
  <w:style w:type="character" w:styleId="ListLabel56">
    <w:name w:val="ListLabel 56"/>
    <w:qFormat/>
    <w:rPr>
      <w:rFonts w:cs="OpenSymbol;Arial Unicode MS"/>
      <w:lang w:val="en-GB"/>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lang w:val="en-GB"/>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lang w:val="en-GB"/>
    </w:rPr>
  </w:style>
  <w:style w:type="character" w:styleId="ListLabel63">
    <w:name w:val="ListLabel 63"/>
    <w:qFormat/>
    <w:rPr>
      <w:rFonts w:cs="OpenSymbol;Arial Unicode MS"/>
    </w:rPr>
  </w:style>
  <w:style w:type="character" w:styleId="ListLabel64">
    <w:name w:val="ListLabel 64"/>
    <w:qFormat/>
    <w:rPr>
      <w:rFonts w:cs="OpenSymbol;Arial Unicode MS"/>
    </w:rPr>
  </w:style>
  <w:style w:type="character" w:styleId="ListLabel65">
    <w:name w:val="ListLabel 65"/>
    <w:qFormat/>
    <w:rPr>
      <w:rFonts w:cs="Times New Roman"/>
      <w:i w:val="false"/>
      <w:iCs w:val="false"/>
      <w:sz w:val="24"/>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ascii="Times New Roman" w:hAnsi="Times New Roman" w:cs="Times New Roman"/>
      <w:lang w:val="en-GB"/>
    </w:rPr>
  </w:style>
  <w:style w:type="character" w:styleId="ListLabel76">
    <w:name w:val="ListLabel 76"/>
    <w:qFormat/>
    <w:rPr>
      <w:lang w:val="en-GB"/>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kern w:val="2"/>
      <w:sz w:val="24"/>
      <w:szCs w:val="20"/>
      <w:lang w:val="en-US" w:bidi="ar-SA" w:eastAsia="zh-CN"/>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bidi w:val="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spacing w:lineRule="atLeast" w:line="240" w:before="0" w:after="0"/>
      <w:ind w:left="72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bidi w:val="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1465</TotalTime>
  <Application>LibreOffice/6.0.7.3$Linux_X86_64 LibreOffice_project/00m0$Build-3</Application>
  <Pages>43</Pages>
  <Words>7728</Words>
  <Characters>43975</Characters>
  <CharactersWithSpaces>51020</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2020-05-23T13:11:00Z</dcterms:created>
  <dc:creator>Janez Jenko</dc:creator>
  <dc:description/>
  <dc:language>en-GB</dc:language>
  <cp:lastModifiedBy/>
  <cp:lastPrinted>1995-11-21T17:41:00Z</cp:lastPrinted>
  <dcterms:modified xsi:type="dcterms:W3CDTF">2020-05-25T10:55:13Z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9"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10" name="ZOTERO_BREF_07i13LDGrO1r_3">
    <vt:lpwstr>ance","page":"1-2","publisher-place":"Montpellier, France","title":"BLUPF90 and related programs (BGF90)","author":[{"family":"Misztal","given":"I"},{"family":"Tsuruta","given":"S"},{"family":"Strabel","given":"T"},{"family":"Auvray","given":"B"},{"family</vt:lpwstr>
  </property>
  <property fmtid="{D5CDD505-2E9C-101B-9397-08002B2CF9AE}" pid="11" name="ZOTERO_BREF_07i13LDGrO1r_4">
    <vt:lpwstr>":"Druet","given":"T"},{"family":"Lee","given":"D.H."}],"issued":{"date-parts":[["2002"]]}},"locator":"90"}],"schema":"https://github.com/citation-style-language/schema/raw/master/csl-citation.json"}</vt:lpwstr>
  </property>
  <property fmtid="{D5CDD505-2E9C-101B-9397-08002B2CF9AE}" pid="12"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3"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4" name="ZOTERO_BREF_5arYpAG8Nvi4_11">
    <vt:lpwstr>,10,14]]}}}],"schema":"https://github.com/citation-style-language/schema/raw/master/csl-citation.json"}</vt:lpwstr>
  </property>
  <property fmtid="{D5CDD505-2E9C-101B-9397-08002B2CF9AE}" pid="15"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6"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7"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8"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9"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20"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21"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22"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23"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24"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25"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6"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7"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8"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9"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30" name="ZOTERO_BREF_IyLofzg5TxrX_8">
    <vt:lpwstr>"given":"Suzanne M."},{"family":"Sonstegard","given":"Tad S."}],"issued":{"date-parts":[["2017",2,8]]}}}],"schema":"https://github.com/citation-style-language/schema/raw/master/csl-citation.json"}</vt:lpwstr>
  </property>
  <property fmtid="{D5CDD505-2E9C-101B-9397-08002B2CF9AE}" pid="31"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2"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KGzl4mCEcDo4_6">
    <vt:lpwstr>r","given":"Peter"},{"family":"Thaller","given":"Georg"}],"issued":{"date-parts":[["2010",2,19]]}}}],"schema":"https://github.com/citation-style-language/schema/raw/master/csl-citation.json"}</vt:lpwstr>
  </property>
  <property fmtid="{D5CDD505-2E9C-101B-9397-08002B2CF9AE}" pid="37"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8"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9"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40"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41"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42" name="ZOTERO_BREF_ZHPw6lgZ82GC_6">
    <vt:lpwstr>r","given":"Peter"},{"family":"Thaller","given":"Georg"}],"issued":{"date-parts":[["2010",2,19]]}}}],"schema":"https://github.com/citation-style-language/schema/raw/master/csl-citation.json"}</vt:lpwstr>
  </property>
  <property fmtid="{D5CDD505-2E9C-101B-9397-08002B2CF9AE}" pid="43" name="ZOTERO_BREF_ZTYNFZHezFMV_1">
    <vt:lpwstr>ZOTERO_BIBL {"uncited":[],"omitted":[],"custom":[]} CSL_BIBLIOGRAPHY</vt:lpwstr>
  </property>
  <property fmtid="{D5CDD505-2E9C-101B-9397-08002B2CF9AE}" pid="44"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45"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6"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7"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8"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9"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50" name="ZOTERO_BREF_vBzquWBEDhaT_7">
    <vt:lpwstr>"}],"issued":{"date-parts":[["2005",10]]}}}],"schema":"https://github.com/citation-style-language/schema/raw/master/csl-citation.json"}</vt:lpwstr>
  </property>
  <property fmtid="{D5CDD505-2E9C-101B-9397-08002B2CF9AE}" pid="5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5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53" name="ZOTERO_BREF_xFy7QWzL77Cj_11">
    <vt:lpwstr>en":"Jesus"},{"family":"Settar","given":"Petek"},{"family":"Fulton","given":"Janet E."},{"family":"O'Sullivan","given":"Neil P."},{"family":"Preisinger","given":"Rudolf"},{"family":"Habier","given":"David"},{"family":"Fernando","given":"Rohan"},{"family":</vt:lpwstr>
  </property>
  <property fmtid="{D5CDD505-2E9C-101B-9397-08002B2CF9AE}" pid="54" name="ZOTERO_BREF_xFy7QWzL77Cj_12">
    <vt:lpwstr>"Garrick","given":"Dorian J."},{"family":"Dekkers","given":"Jack CM"}],"issued":{"date-parts":[["2011",6,21]]}}}],"schema":"https://github.com/citation-style-language/schema/raw/master/csl-citation.json"}</vt:lpwstr>
  </property>
  <property fmtid="{D5CDD505-2E9C-101B-9397-08002B2CF9AE}" pid="5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9" name="ZOTERO_BREF_xFy7QWzL77Cj_6">
    <vt:lpwstr>,"given":"Franz-Reinhold"},{"family":"Lichtner","given":"Peter"},{"family":"Thaller","given":"Georg"}],"issued":{"date-parts":[["2010",2,19]]}}},{"id":6275,"uris":["http://zotero.org/users/2983590/items/XPUWKRAS"],"uri":["http://zotero.org/users/2983590/i</vt:lpwstr>
  </property>
  <property fmtid="{D5CDD505-2E9C-101B-9397-08002B2CF9AE}" pid="6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6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6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63" name="ZOTERO_PREF_1">
    <vt:lpwstr>&lt;data data-version="3" zotero-version="5.0.83"&gt;&lt;session id="SkHpFZlB"/&gt;&lt;style id="http://www.zotero.org/styles/elsevier-harvard" hasBibliography="1" bibliographyStyleHasBeenSet="1"/&gt;&lt;prefs&gt;&lt;pref name="fieldType" value="Bookmark"/&gt;&lt;/prefs&gt;&lt;/data&gt;</vt:lpwstr>
  </property>
</Properties>
</file>